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i w:val="0"/>
          <w:smallCaps w:val="0"/>
          <w:strike w:val="0"/>
          <w:color w:val="000000"/>
          <w:sz w:val="40"/>
          <w:szCs w:val="40"/>
          <w:u w:val="none"/>
          <w:shd w:fill="auto" w:val="clear"/>
          <w:vertAlign w:val="baseline"/>
        </w:rPr>
      </w:pPr>
      <w:r w:rsidDel="00000000" w:rsidR="00000000" w:rsidRPr="00000000">
        <w:rPr>
          <w:rFonts w:ascii="Cambria" w:cs="Cambria" w:eastAsia="Cambria" w:hAnsi="Cambria"/>
          <w:b w:val="1"/>
          <w:i w:val="0"/>
          <w:smallCaps w:val="0"/>
          <w:strike w:val="0"/>
          <w:color w:val="000000"/>
          <w:sz w:val="40"/>
          <w:szCs w:val="40"/>
          <w:u w:val="none"/>
          <w:shd w:fill="auto" w:val="clear"/>
          <w:vertAlign w:val="baseline"/>
          <w:rtl w:val="0"/>
        </w:rPr>
        <w:t xml:space="preserve">Questionnaire </w:t>
      </w:r>
      <w:r w:rsidDel="00000000" w:rsidR="00000000" w:rsidRPr="00000000">
        <w:rPr>
          <w:rFonts w:ascii="Cambria" w:cs="Cambria" w:eastAsia="Cambria" w:hAnsi="Cambria"/>
          <w:b w:val="1"/>
          <w:i w:val="0"/>
          <w:smallCaps w:val="0"/>
          <w:strike w:val="0"/>
          <w:color w:val="ff0000"/>
          <w:sz w:val="40"/>
          <w:szCs w:val="40"/>
          <w:highlight w:val="yellow"/>
          <w:u w:val="single"/>
          <w:vertAlign w:val="baseline"/>
          <w:rtl w:val="0"/>
        </w:rPr>
        <w:t xml:space="preserve">ANG</w:t>
      </w:r>
      <w:r w:rsidDel="00000000" w:rsidR="00000000" w:rsidRPr="00000000">
        <w:rPr>
          <w:rFonts w:ascii="Cambria" w:cs="Cambria" w:eastAsia="Cambria" w:hAnsi="Cambria"/>
          <w:b w:val="1"/>
          <w:color w:val="ff0000"/>
          <w:sz w:val="40"/>
          <w:szCs w:val="40"/>
          <w:highlight w:val="yellow"/>
          <w:u w:val="single"/>
          <w:rtl w:val="0"/>
        </w:rPr>
        <w:t xml:space="preserve">LAIS</w:t>
      </w:r>
      <w:r w:rsidDel="00000000" w:rsidR="00000000" w:rsidRPr="00000000">
        <w:rPr>
          <w:rFonts w:ascii="Cambria" w:cs="Cambria" w:eastAsia="Cambria" w:hAnsi="Cambria"/>
          <w:b w:val="1"/>
          <w:sz w:val="40"/>
          <w:szCs w:val="40"/>
          <w:rtl w:val="0"/>
        </w:rPr>
        <w:t xml:space="preserve"> </w:t>
      </w:r>
      <w:r w:rsidDel="00000000" w:rsidR="00000000" w:rsidRPr="00000000">
        <w:rPr>
          <w:rFonts w:ascii="Cambria" w:cs="Cambria" w:eastAsia="Cambria" w:hAnsi="Cambria"/>
          <w:b w:val="1"/>
          <w:i w:val="0"/>
          <w:smallCaps w:val="0"/>
          <w:strike w:val="0"/>
          <w:color w:val="000000"/>
          <w:sz w:val="40"/>
          <w:szCs w:val="40"/>
          <w:u w:val="none"/>
          <w:shd w:fill="auto" w:val="clear"/>
          <w:vertAlign w:val="baseline"/>
          <w:rtl w:val="0"/>
        </w:rPr>
        <w:t xml:space="preserve">sur l’expérience </w:t>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i w:val="0"/>
          <w:smallCaps w:val="0"/>
          <w:strike w:val="0"/>
          <w:color w:val="000000"/>
          <w:sz w:val="40"/>
          <w:szCs w:val="40"/>
          <w:u w:val="none"/>
          <w:shd w:fill="auto" w:val="clear"/>
          <w:vertAlign w:val="baseline"/>
        </w:rPr>
      </w:pPr>
      <w:r w:rsidDel="00000000" w:rsidR="00000000" w:rsidRPr="00000000">
        <w:rPr>
          <w:rFonts w:ascii="Cambria" w:cs="Cambria" w:eastAsia="Cambria" w:hAnsi="Cambria"/>
          <w:b w:val="1"/>
          <w:i w:val="0"/>
          <w:smallCaps w:val="0"/>
          <w:strike w:val="0"/>
          <w:color w:val="000000"/>
          <w:sz w:val="40"/>
          <w:szCs w:val="40"/>
          <w:u w:val="none"/>
          <w:shd w:fill="auto" w:val="clear"/>
          <w:vertAlign w:val="baseline"/>
          <w:rtl w:val="0"/>
        </w:rPr>
        <w:t xml:space="preserve">des parents au Québec</w:t>
      </w:r>
    </w:p>
    <w:p w:rsidR="00000000" w:rsidDel="00000000" w:rsidP="00000000" w:rsidRDefault="00000000" w:rsidRPr="00000000" w14:paraId="00000003">
      <w:pPr>
        <w:spacing w:line="240" w:lineRule="auto"/>
        <w:rPr>
          <w:rFonts w:ascii="Cambria" w:cs="Cambria" w:eastAsia="Cambria" w:hAnsi="Cambria"/>
          <w:b w:val="1"/>
          <w:color w:val="0000ff"/>
          <w:sz w:val="24"/>
          <w:szCs w:val="24"/>
        </w:rPr>
      </w:pPr>
      <w:r w:rsidDel="00000000" w:rsidR="00000000" w:rsidRPr="00000000">
        <w:rPr>
          <w:rtl w:val="0"/>
        </w:rPr>
      </w:r>
    </w:p>
    <w:p w:rsidR="00000000" w:rsidDel="00000000" w:rsidP="00000000" w:rsidRDefault="00000000" w:rsidRPr="00000000" w14:paraId="00000004">
      <w:pPr>
        <w:spacing w:line="240" w:lineRule="auto"/>
        <w:jc w:val="center"/>
        <w:rPr>
          <w:rFonts w:ascii="Cambria" w:cs="Cambria" w:eastAsia="Cambria" w:hAnsi="Cambria"/>
          <w:b w:val="1"/>
          <w:color w:val="0000ff"/>
          <w:sz w:val="30"/>
          <w:szCs w:val="30"/>
          <w:u w:val="single"/>
        </w:rPr>
      </w:pPr>
      <w:r w:rsidDel="00000000" w:rsidR="00000000" w:rsidRPr="00000000">
        <w:rPr>
          <w:rFonts w:ascii="Cambria" w:cs="Cambria" w:eastAsia="Cambria" w:hAnsi="Cambria"/>
          <w:b w:val="1"/>
          <w:color w:val="0000ff"/>
          <w:sz w:val="30"/>
          <w:szCs w:val="30"/>
          <w:u w:val="single"/>
          <w:rtl w:val="0"/>
        </w:rPr>
        <w:t xml:space="preserve">Version 11 février 2024</w:t>
      </w:r>
    </w:p>
    <w:p w:rsidR="00000000" w:rsidDel="00000000" w:rsidP="00000000" w:rsidRDefault="00000000" w:rsidRPr="00000000" w14:paraId="00000005">
      <w:pPr>
        <w:spacing w:line="24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06">
      <w:pPr>
        <w:spacing w:line="24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07">
      <w:pPr>
        <w:spacing w:line="240" w:lineRule="auto"/>
        <w:rPr>
          <w:rFonts w:ascii="Cambria" w:cs="Cambria" w:eastAsia="Cambria" w:hAnsi="Cambria"/>
          <w:b w:val="1"/>
          <w:color w:val="9900ff"/>
          <w:sz w:val="24"/>
          <w:szCs w:val="24"/>
          <w:u w:val="single"/>
        </w:rPr>
      </w:pPr>
      <w:r w:rsidDel="00000000" w:rsidR="00000000" w:rsidRPr="00000000">
        <w:rPr>
          <w:rFonts w:ascii="Cambria" w:cs="Cambria" w:eastAsia="Cambria" w:hAnsi="Cambria"/>
          <w:b w:val="1"/>
          <w:color w:val="9900ff"/>
          <w:sz w:val="24"/>
          <w:szCs w:val="24"/>
          <w:u w:val="single"/>
          <w:rtl w:val="0"/>
        </w:rPr>
        <w:t xml:space="preserve">Survey sections</w:t>
      </w:r>
    </w:p>
    <w:p w:rsidR="00000000" w:rsidDel="00000000" w:rsidP="00000000" w:rsidRDefault="00000000" w:rsidRPr="00000000" w14:paraId="00000008">
      <w:pPr>
        <w:numPr>
          <w:ilvl w:val="0"/>
          <w:numId w:val="26"/>
        </w:numPr>
        <w:spacing w:line="240" w:lineRule="auto"/>
        <w:ind w:left="720" w:hanging="360"/>
        <w:rPr>
          <w:rFonts w:ascii="Cambria" w:cs="Cambria" w:eastAsia="Cambria" w:hAnsi="Cambria"/>
          <w:b w:val="1"/>
          <w:color w:val="9900ff"/>
          <w:sz w:val="24"/>
          <w:szCs w:val="24"/>
        </w:rPr>
      </w:pPr>
      <w:r w:rsidDel="00000000" w:rsidR="00000000" w:rsidRPr="00000000">
        <w:rPr>
          <w:rFonts w:ascii="Cambria" w:cs="Cambria" w:eastAsia="Cambria" w:hAnsi="Cambria"/>
          <w:b w:val="1"/>
          <w:color w:val="9900ff"/>
          <w:sz w:val="24"/>
          <w:szCs w:val="24"/>
          <w:rtl w:val="0"/>
        </w:rPr>
        <w:t xml:space="preserve">Consent form</w:t>
      </w:r>
    </w:p>
    <w:p w:rsidR="00000000" w:rsidDel="00000000" w:rsidP="00000000" w:rsidRDefault="00000000" w:rsidRPr="00000000" w14:paraId="00000009">
      <w:pPr>
        <w:numPr>
          <w:ilvl w:val="0"/>
          <w:numId w:val="26"/>
        </w:numPr>
        <w:spacing w:line="240" w:lineRule="auto"/>
        <w:ind w:left="720" w:hanging="360"/>
        <w:rPr>
          <w:rFonts w:ascii="Cambria" w:cs="Cambria" w:eastAsia="Cambria" w:hAnsi="Cambria"/>
          <w:b w:val="1"/>
          <w:color w:val="9900ff"/>
          <w:sz w:val="24"/>
          <w:szCs w:val="24"/>
        </w:rPr>
      </w:pPr>
      <w:r w:rsidDel="00000000" w:rsidR="00000000" w:rsidRPr="00000000">
        <w:rPr>
          <w:rFonts w:ascii="Cambria" w:cs="Cambria" w:eastAsia="Cambria" w:hAnsi="Cambria"/>
          <w:b w:val="1"/>
          <w:color w:val="9900ff"/>
          <w:sz w:val="24"/>
          <w:szCs w:val="24"/>
          <w:rtl w:val="0"/>
        </w:rPr>
        <w:t xml:space="preserve">Introduction</w:t>
      </w:r>
    </w:p>
    <w:p w:rsidR="00000000" w:rsidDel="00000000" w:rsidP="00000000" w:rsidRDefault="00000000" w:rsidRPr="00000000" w14:paraId="0000000A">
      <w:pPr>
        <w:numPr>
          <w:ilvl w:val="0"/>
          <w:numId w:val="26"/>
        </w:numPr>
        <w:spacing w:line="240" w:lineRule="auto"/>
        <w:ind w:left="720" w:hanging="360"/>
        <w:rPr>
          <w:rFonts w:ascii="Cambria" w:cs="Cambria" w:eastAsia="Cambria" w:hAnsi="Cambria"/>
          <w:b w:val="1"/>
          <w:color w:val="9900ff"/>
          <w:sz w:val="24"/>
          <w:szCs w:val="24"/>
        </w:rPr>
      </w:pPr>
      <w:r w:rsidDel="00000000" w:rsidR="00000000" w:rsidRPr="00000000">
        <w:rPr>
          <w:rFonts w:ascii="Cambria" w:cs="Cambria" w:eastAsia="Cambria" w:hAnsi="Cambria"/>
          <w:b w:val="1"/>
          <w:color w:val="9900ff"/>
          <w:sz w:val="24"/>
          <w:szCs w:val="24"/>
          <w:rtl w:val="0"/>
        </w:rPr>
        <w:t xml:space="preserve">Respondent identification</w:t>
      </w:r>
    </w:p>
    <w:p w:rsidR="00000000" w:rsidDel="00000000" w:rsidP="00000000" w:rsidRDefault="00000000" w:rsidRPr="00000000" w14:paraId="0000000B">
      <w:pPr>
        <w:numPr>
          <w:ilvl w:val="0"/>
          <w:numId w:val="26"/>
        </w:numPr>
        <w:spacing w:line="240" w:lineRule="auto"/>
        <w:ind w:left="720" w:hanging="360"/>
        <w:rPr>
          <w:rFonts w:ascii="Cambria" w:cs="Cambria" w:eastAsia="Cambria" w:hAnsi="Cambria"/>
          <w:b w:val="1"/>
          <w:color w:val="9900ff"/>
          <w:sz w:val="24"/>
          <w:szCs w:val="24"/>
        </w:rPr>
      </w:pPr>
      <w:r w:rsidDel="00000000" w:rsidR="00000000" w:rsidRPr="00000000">
        <w:rPr>
          <w:rFonts w:ascii="Cambria" w:cs="Cambria" w:eastAsia="Cambria" w:hAnsi="Cambria"/>
          <w:b w:val="1"/>
          <w:color w:val="9900ff"/>
          <w:sz w:val="24"/>
          <w:szCs w:val="24"/>
          <w:rtl w:val="0"/>
        </w:rPr>
        <w:t xml:space="preserve">Family structure</w:t>
      </w:r>
    </w:p>
    <w:p w:rsidR="00000000" w:rsidDel="00000000" w:rsidP="00000000" w:rsidRDefault="00000000" w:rsidRPr="00000000" w14:paraId="0000000C">
      <w:pPr>
        <w:numPr>
          <w:ilvl w:val="0"/>
          <w:numId w:val="26"/>
        </w:numPr>
        <w:spacing w:line="240" w:lineRule="auto"/>
        <w:ind w:left="720" w:hanging="360"/>
        <w:rPr>
          <w:rFonts w:ascii="Cambria" w:cs="Cambria" w:eastAsia="Cambria" w:hAnsi="Cambria"/>
          <w:b w:val="1"/>
          <w:color w:val="9900ff"/>
          <w:sz w:val="24"/>
          <w:szCs w:val="24"/>
        </w:rPr>
      </w:pPr>
      <w:r w:rsidDel="00000000" w:rsidR="00000000" w:rsidRPr="00000000">
        <w:rPr>
          <w:rFonts w:ascii="Cambria" w:cs="Cambria" w:eastAsia="Cambria" w:hAnsi="Cambria"/>
          <w:b w:val="1"/>
          <w:color w:val="9900ff"/>
          <w:sz w:val="24"/>
          <w:szCs w:val="24"/>
          <w:rtl w:val="0"/>
        </w:rPr>
        <w:t xml:space="preserve">Knowledge of the school system and general educational expectations</w:t>
      </w:r>
    </w:p>
    <w:p w:rsidR="00000000" w:rsidDel="00000000" w:rsidP="00000000" w:rsidRDefault="00000000" w:rsidRPr="00000000" w14:paraId="0000000D">
      <w:pPr>
        <w:numPr>
          <w:ilvl w:val="0"/>
          <w:numId w:val="26"/>
        </w:numPr>
        <w:spacing w:line="240" w:lineRule="auto"/>
        <w:ind w:left="720" w:hanging="360"/>
        <w:rPr>
          <w:rFonts w:ascii="Cambria" w:cs="Cambria" w:eastAsia="Cambria" w:hAnsi="Cambria"/>
          <w:b w:val="1"/>
          <w:color w:val="9900ff"/>
          <w:sz w:val="24"/>
          <w:szCs w:val="24"/>
        </w:rPr>
      </w:pPr>
      <w:r w:rsidDel="00000000" w:rsidR="00000000" w:rsidRPr="00000000">
        <w:rPr>
          <w:rFonts w:ascii="Cambria" w:cs="Cambria" w:eastAsia="Cambria" w:hAnsi="Cambria"/>
          <w:b w:val="1"/>
          <w:color w:val="9900ff"/>
          <w:sz w:val="24"/>
          <w:szCs w:val="24"/>
          <w:rtl w:val="0"/>
        </w:rPr>
        <w:t xml:space="preserve">Interactions with school</w:t>
      </w:r>
    </w:p>
    <w:p w:rsidR="00000000" w:rsidDel="00000000" w:rsidP="00000000" w:rsidRDefault="00000000" w:rsidRPr="00000000" w14:paraId="0000000E">
      <w:pPr>
        <w:numPr>
          <w:ilvl w:val="0"/>
          <w:numId w:val="26"/>
        </w:numPr>
        <w:spacing w:line="240" w:lineRule="auto"/>
        <w:ind w:left="720" w:hanging="360"/>
        <w:rPr>
          <w:rFonts w:ascii="Cambria" w:cs="Cambria" w:eastAsia="Cambria" w:hAnsi="Cambria"/>
          <w:b w:val="1"/>
          <w:color w:val="9900ff"/>
          <w:sz w:val="24"/>
          <w:szCs w:val="24"/>
        </w:rPr>
      </w:pPr>
      <w:r w:rsidDel="00000000" w:rsidR="00000000" w:rsidRPr="00000000">
        <w:rPr>
          <w:rFonts w:ascii="Cambria" w:cs="Cambria" w:eastAsia="Cambria" w:hAnsi="Cambria"/>
          <w:b w:val="1"/>
          <w:color w:val="9900ff"/>
          <w:sz w:val="24"/>
          <w:szCs w:val="24"/>
          <w:rtl w:val="0"/>
        </w:rPr>
        <w:t xml:space="preserve">Family dynamics</w:t>
      </w:r>
    </w:p>
    <w:p w:rsidR="00000000" w:rsidDel="00000000" w:rsidP="00000000" w:rsidRDefault="00000000" w:rsidRPr="00000000" w14:paraId="0000000F">
      <w:pPr>
        <w:numPr>
          <w:ilvl w:val="0"/>
          <w:numId w:val="26"/>
        </w:numPr>
        <w:spacing w:line="240" w:lineRule="auto"/>
        <w:ind w:left="720" w:hanging="360"/>
        <w:rPr>
          <w:rFonts w:ascii="Cambria" w:cs="Cambria" w:eastAsia="Cambria" w:hAnsi="Cambria"/>
          <w:b w:val="1"/>
          <w:color w:val="9900ff"/>
          <w:sz w:val="24"/>
          <w:szCs w:val="24"/>
        </w:rPr>
      </w:pPr>
      <w:r w:rsidDel="00000000" w:rsidR="00000000" w:rsidRPr="00000000">
        <w:rPr>
          <w:rFonts w:ascii="Cambria" w:cs="Cambria" w:eastAsia="Cambria" w:hAnsi="Cambria"/>
          <w:b w:val="1"/>
          <w:color w:val="9900ff"/>
          <w:sz w:val="24"/>
          <w:szCs w:val="24"/>
          <w:rtl w:val="0"/>
        </w:rPr>
        <w:t xml:space="preserve">Extra questions: adult children</w:t>
      </w:r>
      <w:r w:rsidDel="00000000" w:rsidR="00000000" w:rsidRPr="00000000">
        <w:rPr>
          <w:rtl w:val="0"/>
        </w:rPr>
      </w:r>
    </w:p>
    <w:p w:rsidR="00000000" w:rsidDel="00000000" w:rsidP="00000000" w:rsidRDefault="00000000" w:rsidRPr="00000000" w14:paraId="00000010">
      <w:pPr>
        <w:numPr>
          <w:ilvl w:val="0"/>
          <w:numId w:val="26"/>
        </w:numPr>
        <w:spacing w:line="240" w:lineRule="auto"/>
        <w:ind w:left="720" w:hanging="360"/>
        <w:rPr>
          <w:rFonts w:ascii="Cambria" w:cs="Cambria" w:eastAsia="Cambria" w:hAnsi="Cambria"/>
          <w:b w:val="1"/>
          <w:color w:val="9900ff"/>
          <w:sz w:val="24"/>
          <w:szCs w:val="24"/>
        </w:rPr>
      </w:pPr>
      <w:r w:rsidDel="00000000" w:rsidR="00000000" w:rsidRPr="00000000">
        <w:rPr>
          <w:rFonts w:ascii="Cambria" w:cs="Cambria" w:eastAsia="Cambria" w:hAnsi="Cambria"/>
          <w:b w:val="1"/>
          <w:color w:val="9900ff"/>
          <w:sz w:val="24"/>
          <w:szCs w:val="24"/>
          <w:rtl w:val="0"/>
        </w:rPr>
        <w:t xml:space="preserve">End of survey: payment and next steps</w:t>
      </w:r>
    </w:p>
    <w:p w:rsidR="00000000" w:rsidDel="00000000" w:rsidP="00000000" w:rsidRDefault="00000000" w:rsidRPr="00000000" w14:paraId="00000011">
      <w:pPr>
        <w:numPr>
          <w:ilvl w:val="0"/>
          <w:numId w:val="26"/>
        </w:numPr>
        <w:spacing w:line="240" w:lineRule="auto"/>
        <w:ind w:left="720" w:hanging="360"/>
        <w:rPr>
          <w:rFonts w:ascii="Cambria" w:cs="Cambria" w:eastAsia="Cambria" w:hAnsi="Cambria"/>
          <w:b w:val="1"/>
          <w:color w:val="9900ff"/>
          <w:sz w:val="24"/>
          <w:szCs w:val="24"/>
        </w:rPr>
      </w:pPr>
      <w:r w:rsidDel="00000000" w:rsidR="00000000" w:rsidRPr="00000000">
        <w:rPr>
          <w:rFonts w:ascii="Cambria" w:cs="Cambria" w:eastAsia="Cambria" w:hAnsi="Cambria"/>
          <w:b w:val="1"/>
          <w:color w:val="9900ff"/>
          <w:sz w:val="24"/>
          <w:szCs w:val="24"/>
          <w:rtl w:val="0"/>
        </w:rPr>
        <w:t xml:space="preserve">Ressources soutien psychologique</w:t>
      </w:r>
    </w:p>
    <w:p w:rsidR="00000000" w:rsidDel="00000000" w:rsidP="00000000" w:rsidRDefault="00000000" w:rsidRPr="00000000" w14:paraId="00000012">
      <w:pPr>
        <w:numPr>
          <w:ilvl w:val="0"/>
          <w:numId w:val="26"/>
        </w:numPr>
        <w:spacing w:line="240" w:lineRule="auto"/>
        <w:ind w:left="720" w:hanging="360"/>
        <w:rPr>
          <w:rFonts w:ascii="Cambria" w:cs="Cambria" w:eastAsia="Cambria" w:hAnsi="Cambria"/>
          <w:b w:val="1"/>
          <w:color w:val="9900ff"/>
          <w:sz w:val="24"/>
          <w:szCs w:val="24"/>
        </w:rPr>
      </w:pPr>
      <w:r w:rsidDel="00000000" w:rsidR="00000000" w:rsidRPr="00000000">
        <w:rPr>
          <w:rFonts w:ascii="Cambria" w:cs="Cambria" w:eastAsia="Cambria" w:hAnsi="Cambria"/>
          <w:b w:val="1"/>
          <w:color w:val="9900ff"/>
          <w:sz w:val="24"/>
          <w:szCs w:val="24"/>
          <w:rtl w:val="0"/>
        </w:rPr>
        <w:t xml:space="preserve">Fermeture du sondage</w:t>
      </w:r>
      <w:r w:rsidDel="00000000" w:rsidR="00000000" w:rsidRPr="00000000">
        <w:rPr>
          <w:rtl w:val="0"/>
        </w:rPr>
      </w:r>
    </w:p>
    <w:p w:rsidR="00000000" w:rsidDel="00000000" w:rsidP="00000000" w:rsidRDefault="00000000" w:rsidRPr="00000000" w14:paraId="00000013">
      <w:pPr>
        <w:pBdr>
          <w:bottom w:color="000000" w:space="1" w:sz="6" w:val="single"/>
        </w:pBd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4">
      <w:pPr>
        <w:spacing w:line="24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15">
      <w:pPr>
        <w:spacing w:line="240" w:lineRule="auto"/>
        <w:rPr>
          <w:rFonts w:ascii="Cambria" w:cs="Cambria" w:eastAsia="Cambria" w:hAnsi="Cambria"/>
          <w:b w:val="1"/>
          <w:sz w:val="28"/>
          <w:szCs w:val="28"/>
          <w:u w:val="single"/>
          <w:shd w:fill="ff9900" w:val="clear"/>
        </w:rPr>
      </w:pPr>
      <w:r w:rsidDel="00000000" w:rsidR="00000000" w:rsidRPr="00000000">
        <w:rPr>
          <w:rFonts w:ascii="Cambria" w:cs="Cambria" w:eastAsia="Cambria" w:hAnsi="Cambria"/>
          <w:b w:val="1"/>
          <w:sz w:val="28"/>
          <w:szCs w:val="28"/>
          <w:u w:val="single"/>
          <w:shd w:fill="ff9900" w:val="clear"/>
          <w:rtl w:val="0"/>
        </w:rPr>
        <w:t xml:space="preserve">2 versions du sondage:</w:t>
      </w:r>
    </w:p>
    <w:p w:rsidR="00000000" w:rsidDel="00000000" w:rsidP="00000000" w:rsidRDefault="00000000" w:rsidRPr="00000000" w14:paraId="00000016">
      <w:pPr>
        <w:spacing w:line="240" w:lineRule="auto"/>
        <w:rPr>
          <w:rFonts w:ascii="Cambria" w:cs="Cambria" w:eastAsia="Cambria" w:hAnsi="Cambria"/>
          <w:b w:val="1"/>
          <w:sz w:val="28"/>
          <w:szCs w:val="28"/>
          <w:u w:val="single"/>
          <w:shd w:fill="ff9900" w:val="clear"/>
        </w:rPr>
      </w:pPr>
      <w:r w:rsidDel="00000000" w:rsidR="00000000" w:rsidRPr="00000000">
        <w:rPr>
          <w:rtl w:val="0"/>
        </w:rPr>
      </w:r>
    </w:p>
    <w:p w:rsidR="00000000" w:rsidDel="00000000" w:rsidP="00000000" w:rsidRDefault="00000000" w:rsidRPr="00000000" w14:paraId="00000017">
      <w:pPr>
        <w:numPr>
          <w:ilvl w:val="0"/>
          <w:numId w:val="30"/>
        </w:numPr>
        <w:spacing w:line="240" w:lineRule="auto"/>
        <w:ind w:left="720" w:hanging="360"/>
        <w:rPr>
          <w:rFonts w:ascii="Cambria" w:cs="Cambria" w:eastAsia="Cambria" w:hAnsi="Cambria"/>
          <w:b w:val="1"/>
          <w:color w:val="9900ff"/>
          <w:sz w:val="28"/>
          <w:szCs w:val="28"/>
        </w:rPr>
      </w:pPr>
      <w:r w:rsidDel="00000000" w:rsidR="00000000" w:rsidRPr="00000000">
        <w:rPr>
          <w:rFonts w:ascii="Cambria" w:cs="Cambria" w:eastAsia="Cambria" w:hAnsi="Cambria"/>
          <w:b w:val="1"/>
          <w:color w:val="9900ff"/>
          <w:sz w:val="28"/>
          <w:szCs w:val="28"/>
          <w:rtl w:val="0"/>
        </w:rPr>
        <w:t xml:space="preserve">pour les enfants du primaire ou secondaire</w:t>
      </w:r>
    </w:p>
    <w:p w:rsidR="00000000" w:rsidDel="00000000" w:rsidP="00000000" w:rsidRDefault="00000000" w:rsidRPr="00000000" w14:paraId="00000018">
      <w:pPr>
        <w:numPr>
          <w:ilvl w:val="1"/>
          <w:numId w:val="30"/>
        </w:numPr>
        <w:spacing w:line="240" w:lineRule="auto"/>
        <w:ind w:left="1440" w:hanging="360"/>
        <w:rPr>
          <w:rFonts w:ascii="Cambria" w:cs="Cambria" w:eastAsia="Cambria" w:hAnsi="Cambria"/>
          <w:color w:val="9900ff"/>
          <w:sz w:val="28"/>
          <w:szCs w:val="28"/>
        </w:rPr>
      </w:pPr>
      <w:r w:rsidDel="00000000" w:rsidR="00000000" w:rsidRPr="00000000">
        <w:rPr>
          <w:rFonts w:ascii="Cambria" w:cs="Cambria" w:eastAsia="Cambria" w:hAnsi="Cambria"/>
          <w:color w:val="9900ff"/>
          <w:sz w:val="28"/>
          <w:szCs w:val="28"/>
          <w:rtl w:val="0"/>
        </w:rPr>
        <w:t xml:space="preserve">questions sur: l’école </w:t>
      </w:r>
      <w:r w:rsidDel="00000000" w:rsidR="00000000" w:rsidRPr="00000000">
        <w:rPr>
          <w:rFonts w:ascii="Cambria" w:cs="Cambria" w:eastAsia="Cambria" w:hAnsi="Cambria"/>
          <w:color w:val="9900ff"/>
          <w:sz w:val="28"/>
          <w:szCs w:val="28"/>
          <w:u w:val="single"/>
          <w:rtl w:val="0"/>
        </w:rPr>
        <w:t xml:space="preserve">et</w:t>
      </w:r>
      <w:r w:rsidDel="00000000" w:rsidR="00000000" w:rsidRPr="00000000">
        <w:rPr>
          <w:rFonts w:ascii="Cambria" w:cs="Cambria" w:eastAsia="Cambria" w:hAnsi="Cambria"/>
          <w:color w:val="9900ff"/>
          <w:sz w:val="28"/>
          <w:szCs w:val="28"/>
          <w:rtl w:val="0"/>
        </w:rPr>
        <w:t xml:space="preserve"> les dynamiques familiales</w:t>
      </w:r>
    </w:p>
    <w:p w:rsidR="00000000" w:rsidDel="00000000" w:rsidP="00000000" w:rsidRDefault="00000000" w:rsidRPr="00000000" w14:paraId="00000019">
      <w:pPr>
        <w:numPr>
          <w:ilvl w:val="1"/>
          <w:numId w:val="30"/>
        </w:numPr>
        <w:spacing w:line="240" w:lineRule="auto"/>
        <w:ind w:left="1440" w:hanging="360"/>
        <w:rPr>
          <w:rFonts w:ascii="Cambria" w:cs="Cambria" w:eastAsia="Cambria" w:hAnsi="Cambria"/>
          <w:color w:val="9900ff"/>
          <w:sz w:val="28"/>
          <w:szCs w:val="28"/>
        </w:rPr>
      </w:pPr>
      <w:r w:rsidDel="00000000" w:rsidR="00000000" w:rsidRPr="00000000">
        <w:rPr>
          <w:rFonts w:ascii="Cambria" w:cs="Cambria" w:eastAsia="Cambria" w:hAnsi="Cambria"/>
          <w:color w:val="9900ff"/>
          <w:sz w:val="28"/>
          <w:szCs w:val="28"/>
          <w:rtl w:val="0"/>
        </w:rPr>
        <w:t xml:space="preserve">une partie ‘en extra’: si 1 enfant de 16-18 ans aussi</w:t>
      </w:r>
      <w:r w:rsidDel="00000000" w:rsidR="00000000" w:rsidRPr="00000000">
        <w:rPr>
          <w:rtl w:val="0"/>
        </w:rPr>
      </w:r>
    </w:p>
    <w:p w:rsidR="00000000" w:rsidDel="00000000" w:rsidP="00000000" w:rsidRDefault="00000000" w:rsidRPr="00000000" w14:paraId="0000001A">
      <w:pPr>
        <w:numPr>
          <w:ilvl w:val="0"/>
          <w:numId w:val="30"/>
        </w:numPr>
        <w:spacing w:line="240" w:lineRule="auto"/>
        <w:ind w:left="720" w:hanging="360"/>
        <w:rPr>
          <w:rFonts w:ascii="Cambria" w:cs="Cambria" w:eastAsia="Cambria" w:hAnsi="Cambria"/>
          <w:b w:val="1"/>
          <w:color w:val="9900ff"/>
          <w:sz w:val="28"/>
          <w:szCs w:val="28"/>
        </w:rPr>
      </w:pPr>
      <w:r w:rsidDel="00000000" w:rsidR="00000000" w:rsidRPr="00000000">
        <w:rPr>
          <w:rFonts w:ascii="Cambria" w:cs="Cambria" w:eastAsia="Cambria" w:hAnsi="Cambria"/>
          <w:b w:val="1"/>
          <w:color w:val="9900ff"/>
          <w:sz w:val="28"/>
          <w:szCs w:val="28"/>
          <w:rtl w:val="0"/>
        </w:rPr>
        <w:t xml:space="preserve">pour les enfants-adultes ou enfants au cégep</w:t>
      </w:r>
    </w:p>
    <w:p w:rsidR="00000000" w:rsidDel="00000000" w:rsidP="00000000" w:rsidRDefault="00000000" w:rsidRPr="00000000" w14:paraId="0000001B">
      <w:pPr>
        <w:numPr>
          <w:ilvl w:val="1"/>
          <w:numId w:val="30"/>
        </w:numPr>
        <w:spacing w:line="240" w:lineRule="auto"/>
        <w:ind w:left="1440" w:hanging="360"/>
        <w:rPr>
          <w:rFonts w:ascii="Cambria" w:cs="Cambria" w:eastAsia="Cambria" w:hAnsi="Cambria"/>
          <w:color w:val="9900ff"/>
          <w:sz w:val="28"/>
          <w:szCs w:val="28"/>
        </w:rPr>
      </w:pPr>
      <w:r w:rsidDel="00000000" w:rsidR="00000000" w:rsidRPr="00000000">
        <w:rPr>
          <w:rFonts w:ascii="Cambria" w:cs="Cambria" w:eastAsia="Cambria" w:hAnsi="Cambria"/>
          <w:color w:val="9900ff"/>
          <w:sz w:val="28"/>
          <w:szCs w:val="28"/>
          <w:rtl w:val="0"/>
        </w:rPr>
        <w:t xml:space="preserve">questions sur: les dynamiques familiales </w:t>
      </w:r>
      <w:r w:rsidDel="00000000" w:rsidR="00000000" w:rsidRPr="00000000">
        <w:rPr>
          <w:rFonts w:ascii="Cambria" w:cs="Cambria" w:eastAsia="Cambria" w:hAnsi="Cambria"/>
          <w:color w:val="9900ff"/>
          <w:sz w:val="28"/>
          <w:szCs w:val="28"/>
          <w:u w:val="single"/>
          <w:rtl w:val="0"/>
        </w:rPr>
        <w:t xml:space="preserve">uniquement</w:t>
      </w:r>
      <w:r w:rsidDel="00000000" w:rsidR="00000000" w:rsidRPr="00000000">
        <w:rPr>
          <w:rtl w:val="0"/>
        </w:rPr>
      </w:r>
    </w:p>
    <w:p w:rsidR="00000000" w:rsidDel="00000000" w:rsidP="00000000" w:rsidRDefault="00000000" w:rsidRPr="00000000" w14:paraId="0000001C">
      <w:pPr>
        <w:pBdr>
          <w:bottom w:color="000000" w:space="1" w:sz="6" w:val="single"/>
        </w:pBd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D">
      <w:pPr>
        <w:spacing w:line="24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1E">
      <w:pPr>
        <w:spacing w:line="240" w:lineRule="auto"/>
        <w:rPr>
          <w:rFonts w:ascii="Cambria" w:cs="Cambria" w:eastAsia="Cambria" w:hAnsi="Cambria"/>
          <w:b w:val="1"/>
          <w:color w:val="9900ff"/>
          <w:sz w:val="24"/>
          <w:szCs w:val="24"/>
          <w:u w:val="single"/>
        </w:rPr>
      </w:pPr>
      <w:r w:rsidDel="00000000" w:rsidR="00000000" w:rsidRPr="00000000">
        <w:rPr>
          <w:rFonts w:ascii="Cambria" w:cs="Cambria" w:eastAsia="Cambria" w:hAnsi="Cambria"/>
          <w:b w:val="1"/>
          <w:color w:val="9900ff"/>
          <w:sz w:val="24"/>
          <w:szCs w:val="24"/>
          <w:u w:val="single"/>
          <w:rtl w:val="0"/>
        </w:rPr>
        <w:t xml:space="preserve">Structure détaillée</w:t>
      </w:r>
    </w:p>
    <w:p w:rsidR="00000000" w:rsidDel="00000000" w:rsidP="00000000" w:rsidRDefault="00000000" w:rsidRPr="00000000" w14:paraId="0000001F">
      <w:pPr>
        <w:numPr>
          <w:ilvl w:val="0"/>
          <w:numId w:val="7"/>
        </w:numPr>
        <w:spacing w:line="240" w:lineRule="auto"/>
        <w:ind w:left="720" w:hanging="360"/>
        <w:rPr>
          <w:rFonts w:ascii="Cambria" w:cs="Cambria" w:eastAsia="Cambria" w:hAnsi="Cambria"/>
          <w:color w:val="9900ff"/>
          <w:sz w:val="24"/>
          <w:szCs w:val="24"/>
        </w:rPr>
      </w:pPr>
      <w:r w:rsidDel="00000000" w:rsidR="00000000" w:rsidRPr="00000000">
        <w:rPr>
          <w:rFonts w:ascii="Cambria" w:cs="Cambria" w:eastAsia="Cambria" w:hAnsi="Cambria"/>
          <w:color w:val="9900ff"/>
          <w:sz w:val="24"/>
          <w:szCs w:val="24"/>
          <w:rtl w:val="0"/>
        </w:rPr>
        <w:t xml:space="preserve">Informations sur la famille</w:t>
      </w:r>
    </w:p>
    <w:p w:rsidR="00000000" w:rsidDel="00000000" w:rsidP="00000000" w:rsidRDefault="00000000" w:rsidRPr="00000000" w14:paraId="00000020">
      <w:pPr>
        <w:numPr>
          <w:ilvl w:val="1"/>
          <w:numId w:val="7"/>
        </w:numPr>
        <w:spacing w:line="240" w:lineRule="auto"/>
        <w:ind w:left="1440" w:hanging="360"/>
        <w:rPr>
          <w:rFonts w:ascii="Cambria" w:cs="Cambria" w:eastAsia="Cambria" w:hAnsi="Cambria"/>
          <w:color w:val="9900ff"/>
          <w:sz w:val="24"/>
          <w:szCs w:val="24"/>
        </w:rPr>
      </w:pPr>
      <w:r w:rsidDel="00000000" w:rsidR="00000000" w:rsidRPr="00000000">
        <w:rPr>
          <w:rFonts w:ascii="Cambria" w:cs="Cambria" w:eastAsia="Cambria" w:hAnsi="Cambria"/>
          <w:color w:val="9900ff"/>
          <w:sz w:val="24"/>
          <w:szCs w:val="24"/>
          <w:rtl w:val="0"/>
        </w:rPr>
        <w:t xml:space="preserve">Structure familiale</w:t>
      </w:r>
    </w:p>
    <w:p w:rsidR="00000000" w:rsidDel="00000000" w:rsidP="00000000" w:rsidRDefault="00000000" w:rsidRPr="00000000" w14:paraId="00000021">
      <w:pPr>
        <w:numPr>
          <w:ilvl w:val="1"/>
          <w:numId w:val="7"/>
        </w:numPr>
        <w:spacing w:line="240" w:lineRule="auto"/>
        <w:ind w:left="1440" w:hanging="360"/>
        <w:rPr>
          <w:rFonts w:ascii="Cambria" w:cs="Cambria" w:eastAsia="Cambria" w:hAnsi="Cambria"/>
          <w:color w:val="9900ff"/>
          <w:sz w:val="24"/>
          <w:szCs w:val="24"/>
        </w:rPr>
      </w:pPr>
      <w:r w:rsidDel="00000000" w:rsidR="00000000" w:rsidRPr="00000000">
        <w:rPr>
          <w:rFonts w:ascii="Cambria" w:cs="Cambria" w:eastAsia="Cambria" w:hAnsi="Cambria"/>
          <w:color w:val="9900ff"/>
          <w:sz w:val="24"/>
          <w:szCs w:val="24"/>
          <w:rtl w:val="0"/>
        </w:rPr>
        <w:t xml:space="preserve">All children’s background (age, language competency, grade in school, </w:t>
      </w:r>
      <w:r w:rsidDel="00000000" w:rsidR="00000000" w:rsidRPr="00000000">
        <w:rPr>
          <w:rtl w:val="0"/>
        </w:rPr>
      </w:r>
    </w:p>
    <w:p w:rsidR="00000000" w:rsidDel="00000000" w:rsidP="00000000" w:rsidRDefault="00000000" w:rsidRPr="00000000" w14:paraId="00000022">
      <w:pPr>
        <w:numPr>
          <w:ilvl w:val="0"/>
          <w:numId w:val="7"/>
        </w:numPr>
        <w:spacing w:line="240" w:lineRule="auto"/>
        <w:ind w:left="720" w:hanging="360"/>
        <w:rPr>
          <w:rFonts w:ascii="Cambria" w:cs="Cambria" w:eastAsia="Cambria" w:hAnsi="Cambria"/>
          <w:color w:val="9900ff"/>
          <w:sz w:val="24"/>
          <w:szCs w:val="24"/>
        </w:rPr>
      </w:pPr>
      <w:r w:rsidDel="00000000" w:rsidR="00000000" w:rsidRPr="00000000">
        <w:rPr>
          <w:rFonts w:ascii="Cambria" w:cs="Cambria" w:eastAsia="Cambria" w:hAnsi="Cambria"/>
          <w:color w:val="9900ff"/>
          <w:sz w:val="24"/>
          <w:szCs w:val="24"/>
          <w:rtl w:val="0"/>
        </w:rPr>
        <w:t xml:space="preserve">Interactions avec l’école</w:t>
      </w:r>
    </w:p>
    <w:p w:rsidR="00000000" w:rsidDel="00000000" w:rsidP="00000000" w:rsidRDefault="00000000" w:rsidRPr="00000000" w14:paraId="00000023">
      <w:pPr>
        <w:numPr>
          <w:ilvl w:val="1"/>
          <w:numId w:val="7"/>
        </w:numPr>
        <w:spacing w:line="240" w:lineRule="auto"/>
        <w:ind w:left="1440" w:hanging="360"/>
        <w:rPr>
          <w:rFonts w:ascii="Cambria" w:cs="Cambria" w:eastAsia="Cambria" w:hAnsi="Cambria"/>
          <w:color w:val="9900ff"/>
          <w:sz w:val="24"/>
          <w:szCs w:val="24"/>
        </w:rPr>
      </w:pPr>
      <w:r w:rsidDel="00000000" w:rsidR="00000000" w:rsidRPr="00000000">
        <w:rPr>
          <w:rFonts w:ascii="Cambria" w:cs="Cambria" w:eastAsia="Cambria" w:hAnsi="Cambria"/>
          <w:color w:val="9900ff"/>
          <w:sz w:val="24"/>
          <w:szCs w:val="24"/>
          <w:rtl w:val="0"/>
        </w:rPr>
        <w:t xml:space="preserve">Connaissances du système scolaire local + confiance</w:t>
      </w:r>
    </w:p>
    <w:p w:rsidR="00000000" w:rsidDel="00000000" w:rsidP="00000000" w:rsidRDefault="00000000" w:rsidRPr="00000000" w14:paraId="00000024">
      <w:pPr>
        <w:numPr>
          <w:ilvl w:val="1"/>
          <w:numId w:val="7"/>
        </w:numPr>
        <w:spacing w:line="240" w:lineRule="auto"/>
        <w:ind w:left="1440" w:hanging="360"/>
        <w:rPr>
          <w:rFonts w:ascii="Cambria" w:cs="Cambria" w:eastAsia="Cambria" w:hAnsi="Cambria"/>
          <w:color w:val="9900ff"/>
          <w:sz w:val="24"/>
          <w:szCs w:val="24"/>
        </w:rPr>
      </w:pPr>
      <w:r w:rsidDel="00000000" w:rsidR="00000000" w:rsidRPr="00000000">
        <w:rPr>
          <w:rFonts w:ascii="Cambria" w:cs="Cambria" w:eastAsia="Cambria" w:hAnsi="Cambria"/>
          <w:color w:val="9900ff"/>
          <w:sz w:val="24"/>
          <w:szCs w:val="24"/>
          <w:rtl w:val="0"/>
        </w:rPr>
        <w:t xml:space="preserve">Communications et interactions avec l’école (incluant expériences de discrimination)</w:t>
      </w:r>
    </w:p>
    <w:p w:rsidR="00000000" w:rsidDel="00000000" w:rsidP="00000000" w:rsidRDefault="00000000" w:rsidRPr="00000000" w14:paraId="00000025">
      <w:pPr>
        <w:numPr>
          <w:ilvl w:val="1"/>
          <w:numId w:val="7"/>
        </w:numPr>
        <w:spacing w:line="240" w:lineRule="auto"/>
        <w:ind w:left="1440" w:hanging="360"/>
        <w:rPr>
          <w:rFonts w:ascii="Cambria" w:cs="Cambria" w:eastAsia="Cambria" w:hAnsi="Cambria"/>
          <w:color w:val="9900ff"/>
          <w:sz w:val="24"/>
          <w:szCs w:val="24"/>
        </w:rPr>
      </w:pPr>
      <w:r w:rsidDel="00000000" w:rsidR="00000000" w:rsidRPr="00000000">
        <w:rPr>
          <w:rFonts w:ascii="Cambria" w:cs="Cambria" w:eastAsia="Cambria" w:hAnsi="Cambria"/>
          <w:color w:val="9900ff"/>
          <w:sz w:val="24"/>
          <w:szCs w:val="24"/>
          <w:rtl w:val="0"/>
        </w:rPr>
        <w:t xml:space="preserve">Implication des parents dans la scolarité de son enfant et dans l’école (bénévolat et autres)</w:t>
      </w:r>
    </w:p>
    <w:p w:rsidR="00000000" w:rsidDel="00000000" w:rsidP="00000000" w:rsidRDefault="00000000" w:rsidRPr="00000000" w14:paraId="00000026">
      <w:pPr>
        <w:numPr>
          <w:ilvl w:val="1"/>
          <w:numId w:val="7"/>
        </w:numPr>
        <w:spacing w:line="240" w:lineRule="auto"/>
        <w:ind w:left="1440" w:hanging="360"/>
        <w:rPr>
          <w:rFonts w:ascii="Cambria" w:cs="Cambria" w:eastAsia="Cambria" w:hAnsi="Cambria"/>
          <w:color w:val="9900ff"/>
          <w:sz w:val="24"/>
          <w:szCs w:val="24"/>
        </w:rPr>
      </w:pPr>
      <w:r w:rsidDel="00000000" w:rsidR="00000000" w:rsidRPr="00000000">
        <w:rPr>
          <w:rFonts w:ascii="Cambria" w:cs="Cambria" w:eastAsia="Cambria" w:hAnsi="Cambria"/>
          <w:color w:val="9900ff"/>
          <w:sz w:val="24"/>
          <w:szCs w:val="24"/>
          <w:rtl w:val="0"/>
        </w:rPr>
        <w:t xml:space="preserve">Expérience des enfants à l’école</w:t>
      </w:r>
    </w:p>
    <w:p w:rsidR="00000000" w:rsidDel="00000000" w:rsidP="00000000" w:rsidRDefault="00000000" w:rsidRPr="00000000" w14:paraId="00000027">
      <w:pPr>
        <w:numPr>
          <w:ilvl w:val="1"/>
          <w:numId w:val="7"/>
        </w:numPr>
        <w:spacing w:line="240" w:lineRule="auto"/>
        <w:ind w:left="1440" w:hanging="360"/>
        <w:rPr>
          <w:rFonts w:ascii="Cambria" w:cs="Cambria" w:eastAsia="Cambria" w:hAnsi="Cambria"/>
          <w:color w:val="9900ff"/>
          <w:sz w:val="24"/>
          <w:szCs w:val="24"/>
        </w:rPr>
      </w:pPr>
      <w:r w:rsidDel="00000000" w:rsidR="00000000" w:rsidRPr="00000000">
        <w:rPr>
          <w:rFonts w:ascii="Cambria" w:cs="Cambria" w:eastAsia="Cambria" w:hAnsi="Cambria"/>
          <w:color w:val="9900ff"/>
          <w:sz w:val="24"/>
          <w:szCs w:val="24"/>
          <w:rtl w:val="0"/>
        </w:rPr>
        <w:t xml:space="preserve">Perception des parents de l’école et satisfaction de l’apprentissage des enfants</w:t>
      </w:r>
    </w:p>
    <w:p w:rsidR="00000000" w:rsidDel="00000000" w:rsidP="00000000" w:rsidRDefault="00000000" w:rsidRPr="00000000" w14:paraId="00000028">
      <w:pPr>
        <w:numPr>
          <w:ilvl w:val="1"/>
          <w:numId w:val="7"/>
        </w:numPr>
        <w:spacing w:line="240" w:lineRule="auto"/>
        <w:ind w:left="1440" w:hanging="360"/>
        <w:rPr>
          <w:rFonts w:ascii="Cambria" w:cs="Cambria" w:eastAsia="Cambria" w:hAnsi="Cambria"/>
          <w:color w:val="9900ff"/>
          <w:sz w:val="24"/>
          <w:szCs w:val="24"/>
        </w:rPr>
      </w:pPr>
      <w:r w:rsidDel="00000000" w:rsidR="00000000" w:rsidRPr="00000000">
        <w:rPr>
          <w:rFonts w:ascii="Cambria" w:cs="Cambria" w:eastAsia="Cambria" w:hAnsi="Cambria"/>
          <w:color w:val="9900ff"/>
          <w:sz w:val="24"/>
          <w:szCs w:val="24"/>
          <w:rtl w:val="0"/>
        </w:rPr>
        <w:t xml:space="preserve">Accès à des ressources, services publics et organisations communautaires à l’école</w:t>
      </w:r>
      <w:r w:rsidDel="00000000" w:rsidR="00000000" w:rsidRPr="00000000">
        <w:rPr>
          <w:rtl w:val="0"/>
        </w:rPr>
      </w:r>
    </w:p>
    <w:p w:rsidR="00000000" w:rsidDel="00000000" w:rsidP="00000000" w:rsidRDefault="00000000" w:rsidRPr="00000000" w14:paraId="00000029">
      <w:pPr>
        <w:numPr>
          <w:ilvl w:val="0"/>
          <w:numId w:val="7"/>
        </w:numPr>
        <w:spacing w:line="240" w:lineRule="auto"/>
        <w:ind w:left="720" w:hanging="360"/>
        <w:rPr>
          <w:rFonts w:ascii="Cambria" w:cs="Cambria" w:eastAsia="Cambria" w:hAnsi="Cambria"/>
          <w:color w:val="9900ff"/>
          <w:sz w:val="24"/>
          <w:szCs w:val="24"/>
        </w:rPr>
      </w:pPr>
      <w:r w:rsidDel="00000000" w:rsidR="00000000" w:rsidRPr="00000000">
        <w:rPr>
          <w:rFonts w:ascii="Cambria" w:cs="Cambria" w:eastAsia="Cambria" w:hAnsi="Cambria"/>
          <w:color w:val="9900ff"/>
          <w:sz w:val="24"/>
          <w:szCs w:val="24"/>
          <w:rtl w:val="0"/>
        </w:rPr>
        <w:t xml:space="preserve">Dynamiques familiales</w:t>
      </w:r>
    </w:p>
    <w:p w:rsidR="00000000" w:rsidDel="00000000" w:rsidP="00000000" w:rsidRDefault="00000000" w:rsidRPr="00000000" w14:paraId="0000002A">
      <w:pPr>
        <w:numPr>
          <w:ilvl w:val="1"/>
          <w:numId w:val="7"/>
        </w:numPr>
        <w:spacing w:line="240" w:lineRule="auto"/>
        <w:ind w:left="1440" w:hanging="360"/>
        <w:rPr>
          <w:rFonts w:ascii="Cambria" w:cs="Cambria" w:eastAsia="Cambria" w:hAnsi="Cambria"/>
          <w:color w:val="9900ff"/>
          <w:sz w:val="24"/>
          <w:szCs w:val="24"/>
        </w:rPr>
      </w:pPr>
      <w:r w:rsidDel="00000000" w:rsidR="00000000" w:rsidRPr="00000000">
        <w:rPr>
          <w:rFonts w:ascii="Cambria" w:cs="Cambria" w:eastAsia="Cambria" w:hAnsi="Cambria"/>
          <w:color w:val="9900ff"/>
          <w:sz w:val="24"/>
          <w:szCs w:val="24"/>
          <w:rtl w:val="0"/>
        </w:rPr>
        <w:t xml:space="preserve">Éducation des enfants (parenting styles)</w:t>
      </w:r>
    </w:p>
    <w:p w:rsidR="00000000" w:rsidDel="00000000" w:rsidP="00000000" w:rsidRDefault="00000000" w:rsidRPr="00000000" w14:paraId="0000002B">
      <w:pPr>
        <w:numPr>
          <w:ilvl w:val="1"/>
          <w:numId w:val="7"/>
        </w:numPr>
        <w:spacing w:line="240" w:lineRule="auto"/>
        <w:ind w:left="1440" w:hanging="360"/>
        <w:rPr>
          <w:rFonts w:ascii="Cambria" w:cs="Cambria" w:eastAsia="Cambria" w:hAnsi="Cambria"/>
          <w:color w:val="9900ff"/>
          <w:sz w:val="24"/>
          <w:szCs w:val="24"/>
        </w:rPr>
      </w:pPr>
      <w:r w:rsidDel="00000000" w:rsidR="00000000" w:rsidRPr="00000000">
        <w:rPr>
          <w:rFonts w:ascii="Cambria" w:cs="Cambria" w:eastAsia="Cambria" w:hAnsi="Cambria"/>
          <w:color w:val="9900ff"/>
          <w:sz w:val="24"/>
          <w:szCs w:val="24"/>
          <w:rtl w:val="0"/>
        </w:rPr>
        <w:t xml:space="preserve">Perception de la compétence parentale</w:t>
      </w:r>
    </w:p>
    <w:p w:rsidR="00000000" w:rsidDel="00000000" w:rsidP="00000000" w:rsidRDefault="00000000" w:rsidRPr="00000000" w14:paraId="0000002C">
      <w:pPr>
        <w:numPr>
          <w:ilvl w:val="1"/>
          <w:numId w:val="7"/>
        </w:numPr>
        <w:spacing w:line="240" w:lineRule="auto"/>
        <w:ind w:left="1440" w:hanging="360"/>
        <w:rPr>
          <w:rFonts w:ascii="Cambria" w:cs="Cambria" w:eastAsia="Cambria" w:hAnsi="Cambria"/>
          <w:color w:val="9900ff"/>
          <w:sz w:val="24"/>
          <w:szCs w:val="24"/>
        </w:rPr>
      </w:pPr>
      <w:r w:rsidDel="00000000" w:rsidR="00000000" w:rsidRPr="00000000">
        <w:rPr>
          <w:rFonts w:ascii="Cambria" w:cs="Cambria" w:eastAsia="Cambria" w:hAnsi="Cambria"/>
          <w:color w:val="9900ff"/>
          <w:sz w:val="24"/>
          <w:szCs w:val="24"/>
          <w:rtl w:val="0"/>
        </w:rPr>
        <w:t xml:space="preserve">Maintien de la culture d’origine (attachement des parents)</w:t>
      </w:r>
    </w:p>
    <w:p w:rsidR="00000000" w:rsidDel="00000000" w:rsidP="00000000" w:rsidRDefault="00000000" w:rsidRPr="00000000" w14:paraId="0000002D">
      <w:pPr>
        <w:numPr>
          <w:ilvl w:val="1"/>
          <w:numId w:val="7"/>
        </w:numPr>
        <w:spacing w:line="240" w:lineRule="auto"/>
        <w:ind w:left="1440" w:hanging="360"/>
        <w:rPr>
          <w:rFonts w:ascii="Cambria" w:cs="Cambria" w:eastAsia="Cambria" w:hAnsi="Cambria"/>
          <w:color w:val="9900ff"/>
          <w:sz w:val="24"/>
          <w:szCs w:val="24"/>
        </w:rPr>
      </w:pPr>
      <w:r w:rsidDel="00000000" w:rsidR="00000000" w:rsidRPr="00000000">
        <w:rPr>
          <w:rFonts w:ascii="Cambria" w:cs="Cambria" w:eastAsia="Cambria" w:hAnsi="Cambria"/>
          <w:color w:val="9900ff"/>
          <w:sz w:val="24"/>
          <w:szCs w:val="24"/>
          <w:rtl w:val="0"/>
        </w:rPr>
        <w:t xml:space="preserve">Cohésion familiale et proximité des enfants</w:t>
      </w:r>
    </w:p>
    <w:p w:rsidR="00000000" w:rsidDel="00000000" w:rsidP="00000000" w:rsidRDefault="00000000" w:rsidRPr="00000000" w14:paraId="0000002E">
      <w:pPr>
        <w:numPr>
          <w:ilvl w:val="1"/>
          <w:numId w:val="7"/>
        </w:numPr>
        <w:spacing w:line="240" w:lineRule="auto"/>
        <w:ind w:left="1440" w:hanging="360"/>
        <w:rPr>
          <w:rFonts w:ascii="Cambria" w:cs="Cambria" w:eastAsia="Cambria" w:hAnsi="Cambria"/>
          <w:color w:val="9900ff"/>
          <w:sz w:val="24"/>
          <w:szCs w:val="24"/>
        </w:rPr>
      </w:pPr>
      <w:r w:rsidDel="00000000" w:rsidR="00000000" w:rsidRPr="00000000">
        <w:rPr>
          <w:rFonts w:ascii="Cambria" w:cs="Cambria" w:eastAsia="Cambria" w:hAnsi="Cambria"/>
          <w:color w:val="9900ff"/>
          <w:sz w:val="24"/>
          <w:szCs w:val="24"/>
          <w:rtl w:val="0"/>
        </w:rPr>
        <w:t xml:space="preserve">Aide ou influence des enfants dans la famille(parentification, language brokerage, cultural brokerage, information brokerage)</w:t>
        <w:br w:type="textWrapping"/>
        <w:t xml:space="preserve">(note: batterie de questions pour l’enfant mineur le plus vieux uniquement)</w:t>
      </w:r>
    </w:p>
    <w:p w:rsidR="00000000" w:rsidDel="00000000" w:rsidP="00000000" w:rsidRDefault="00000000" w:rsidRPr="00000000" w14:paraId="0000002F">
      <w:pPr>
        <w:numPr>
          <w:ilvl w:val="1"/>
          <w:numId w:val="7"/>
        </w:numPr>
        <w:spacing w:line="240" w:lineRule="auto"/>
        <w:ind w:left="1440" w:hanging="360"/>
        <w:rPr>
          <w:rFonts w:ascii="Cambria" w:cs="Cambria" w:eastAsia="Cambria" w:hAnsi="Cambria"/>
          <w:color w:val="9900ff"/>
          <w:sz w:val="24"/>
          <w:szCs w:val="24"/>
        </w:rPr>
      </w:pPr>
      <w:r w:rsidDel="00000000" w:rsidR="00000000" w:rsidRPr="00000000">
        <w:rPr>
          <w:rFonts w:ascii="Cambria" w:cs="Cambria" w:eastAsia="Cambria" w:hAnsi="Cambria"/>
          <w:color w:val="9900ff"/>
          <w:sz w:val="24"/>
          <w:szCs w:val="24"/>
          <w:rtl w:val="0"/>
        </w:rPr>
        <w:t xml:space="preserve">Support social</w:t>
      </w:r>
    </w:p>
    <w:p w:rsidR="00000000" w:rsidDel="00000000" w:rsidP="00000000" w:rsidRDefault="00000000" w:rsidRPr="00000000" w14:paraId="00000030">
      <w:pPr>
        <w:spacing w:line="240" w:lineRule="auto"/>
        <w:rPr>
          <w:rFonts w:ascii="Cambria" w:cs="Cambria" w:eastAsia="Cambria" w:hAnsi="Cambria"/>
          <w:color w:val="9900ff"/>
          <w:sz w:val="24"/>
          <w:szCs w:val="24"/>
        </w:rPr>
      </w:pPr>
      <w:r w:rsidDel="00000000" w:rsidR="00000000" w:rsidRPr="00000000">
        <w:rPr>
          <w:rtl w:val="0"/>
        </w:rPr>
      </w:r>
    </w:p>
    <w:p w:rsidR="00000000" w:rsidDel="00000000" w:rsidP="00000000" w:rsidRDefault="00000000" w:rsidRPr="00000000" w14:paraId="00000031">
      <w:pPr>
        <w:spacing w:line="240" w:lineRule="auto"/>
        <w:rPr>
          <w:rFonts w:ascii="Cambria" w:cs="Cambria" w:eastAsia="Cambria" w:hAnsi="Cambria"/>
          <w:b w:val="1"/>
          <w:color w:val="0432ff"/>
          <w:sz w:val="24"/>
          <w:szCs w:val="24"/>
        </w:rPr>
      </w:pPr>
      <w:r w:rsidDel="00000000" w:rsidR="00000000" w:rsidRPr="00000000">
        <w:rPr>
          <w:rFonts w:ascii="Cambria" w:cs="Cambria" w:eastAsia="Cambria" w:hAnsi="Cambria"/>
          <w:b w:val="1"/>
          <w:color w:val="0432ff"/>
          <w:sz w:val="24"/>
          <w:szCs w:val="24"/>
          <w:u w:val="single"/>
          <w:rtl w:val="0"/>
        </w:rPr>
        <w:br w:type="textWrapping"/>
        <w:t xml:space="preserve">Notes de programmation</w:t>
      </w:r>
      <w:r w:rsidDel="00000000" w:rsidR="00000000" w:rsidRPr="00000000">
        <w:rPr>
          <w:rFonts w:ascii="Cambria" w:cs="Cambria" w:eastAsia="Cambria" w:hAnsi="Cambria"/>
          <w:b w:val="1"/>
          <w:color w:val="0432ff"/>
          <w:sz w:val="24"/>
          <w:szCs w:val="24"/>
          <w:rtl w:val="0"/>
        </w:rPr>
        <w:t xml:space="preserve"> [pour </w:t>
      </w:r>
      <w:r w:rsidDel="00000000" w:rsidR="00000000" w:rsidRPr="00000000">
        <w:rPr>
          <w:rFonts w:ascii="Cambria" w:cs="Cambria" w:eastAsia="Cambria" w:hAnsi="Cambria"/>
          <w:b w:val="1"/>
          <w:color w:val="0432ff"/>
          <w:sz w:val="24"/>
          <w:szCs w:val="24"/>
          <w:highlight w:val="cyan"/>
          <w:rtl w:val="0"/>
        </w:rPr>
        <w:t xml:space="preserve">THOMAS</w:t>
      </w:r>
      <w:r w:rsidDel="00000000" w:rsidR="00000000" w:rsidRPr="00000000">
        <w:rPr>
          <w:rFonts w:ascii="Cambria" w:cs="Cambria" w:eastAsia="Cambria" w:hAnsi="Cambria"/>
          <w:b w:val="1"/>
          <w:color w:val="0432ff"/>
          <w:sz w:val="24"/>
          <w:szCs w:val="24"/>
          <w:rtl w:val="0"/>
        </w:rPr>
        <w:t xml:space="preserve">] :</w:t>
      </w:r>
    </w:p>
    <w:p w:rsidR="00000000" w:rsidDel="00000000" w:rsidP="00000000" w:rsidRDefault="00000000" w:rsidRPr="00000000" w14:paraId="00000032">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 sondage est envoyé par courriel = </w:t>
      </w:r>
      <w:r w:rsidDel="00000000" w:rsidR="00000000" w:rsidRPr="00000000">
        <w:rPr>
          <w:rFonts w:ascii="Cambria" w:cs="Cambria" w:eastAsia="Cambria" w:hAnsi="Cambria"/>
          <w:b w:val="1"/>
          <w:i w:val="1"/>
          <w:smallCaps w:val="0"/>
          <w:strike w:val="0"/>
          <w:color w:val="000000"/>
          <w:sz w:val="24"/>
          <w:szCs w:val="24"/>
          <w:u w:val="none"/>
          <w:shd w:fill="auto" w:val="clear"/>
          <w:vertAlign w:val="baseline"/>
          <w:rtl w:val="0"/>
        </w:rPr>
        <w:t xml:space="preserve">lien unique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pour chacun des répondants </w:t>
      </w: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qui est un parent</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Tout ce qui est écrit en </w:t>
      </w:r>
      <w:r w:rsidDel="00000000" w:rsidR="00000000" w:rsidRPr="00000000">
        <w:rPr>
          <w:rFonts w:ascii="Cambria" w:cs="Cambria" w:eastAsia="Cambria" w:hAnsi="Cambria"/>
          <w:b w:val="1"/>
          <w:i w:val="0"/>
          <w:smallCaps w:val="0"/>
          <w:strike w:val="0"/>
          <w:color w:val="0070c0"/>
          <w:sz w:val="24"/>
          <w:szCs w:val="24"/>
          <w:u w:val="none"/>
          <w:shd w:fill="auto" w:val="clear"/>
          <w:vertAlign w:val="baseline"/>
          <w:rtl w:val="0"/>
        </w:rPr>
        <w:t xml:space="preserve">bleu</w:t>
      </w:r>
      <w:r w:rsidDel="00000000" w:rsidR="00000000" w:rsidRPr="00000000">
        <w:rPr>
          <w:rFonts w:ascii="Cambria" w:cs="Cambria" w:eastAsia="Cambria" w:hAnsi="Cambria"/>
          <w:b w:val="0"/>
          <w:i w:val="0"/>
          <w:smallCaps w:val="0"/>
          <w:strike w:val="0"/>
          <w:color w:val="0070c0"/>
          <w:sz w:val="24"/>
          <w:szCs w:val="24"/>
          <w:u w:val="none"/>
          <w:shd w:fill="auto" w:val="clear"/>
          <w:vertAlign w:val="baseline"/>
          <w:rtl w:val="0"/>
        </w:rPr>
        <w:t xml:space="preserve"> = les notes de programmations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n’apparait </w:t>
      </w: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PAS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dans le texte du sondage en ligne.</w:t>
      </w:r>
    </w:p>
    <w:p w:rsidR="00000000" w:rsidDel="00000000" w:rsidP="00000000" w:rsidRDefault="00000000" w:rsidRPr="00000000" w14:paraId="00000034">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Les notes en </w:t>
      </w:r>
      <w:r w:rsidDel="00000000" w:rsidR="00000000" w:rsidRPr="00000000">
        <w:rPr>
          <w:rFonts w:ascii="Cambria" w:cs="Cambria" w:eastAsia="Cambria" w:hAnsi="Cambria"/>
          <w:b w:val="1"/>
          <w:i w:val="0"/>
          <w:smallCaps w:val="0"/>
          <w:strike w:val="0"/>
          <w:color w:val="7030a0"/>
          <w:sz w:val="24"/>
          <w:szCs w:val="24"/>
          <w:u w:val="none"/>
          <w:shd w:fill="auto" w:val="clear"/>
          <w:vertAlign w:val="baseline"/>
          <w:rtl w:val="0"/>
        </w:rPr>
        <w:t xml:space="preserve">mauves</w:t>
      </w:r>
      <w:r w:rsidDel="00000000" w:rsidR="00000000" w:rsidRPr="00000000">
        <w:rPr>
          <w:rFonts w:ascii="Cambria" w:cs="Cambria" w:eastAsia="Cambria" w:hAnsi="Cambria"/>
          <w:b w:val="0"/>
          <w:i w:val="0"/>
          <w:smallCaps w:val="0"/>
          <w:strike w:val="0"/>
          <w:color w:val="7030a0"/>
          <w:sz w:val="24"/>
          <w:szCs w:val="2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n’apparaissent PAS dans le sondage.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mbria" w:cs="Cambria" w:eastAsia="Cambria" w:hAnsi="Cambria"/>
          <w:b w:val="1"/>
          <w:sz w:val="24"/>
          <w:szCs w:val="24"/>
          <w:u w:val="single"/>
          <w:shd w:fill="ff9900" w:val="clear"/>
        </w:rPr>
      </w:pPr>
      <w:r w:rsidDel="00000000" w:rsidR="00000000" w:rsidRPr="00000000">
        <w:rPr>
          <w:rFonts w:ascii="Cambria" w:cs="Cambria" w:eastAsia="Cambria" w:hAnsi="Cambria"/>
          <w:b w:val="1"/>
          <w:sz w:val="24"/>
          <w:szCs w:val="24"/>
          <w:u w:val="single"/>
          <w:rtl w:val="0"/>
        </w:rPr>
        <w:t xml:space="preserve">NOTES &amp; QUESTIONS </w:t>
      </w:r>
      <w:r w:rsidDel="00000000" w:rsidR="00000000" w:rsidRPr="00000000">
        <w:rPr>
          <w:rFonts w:ascii="Cambria" w:cs="Cambria" w:eastAsia="Cambria" w:hAnsi="Cambria"/>
          <w:b w:val="1"/>
          <w:sz w:val="24"/>
          <w:szCs w:val="24"/>
          <w:u w:val="single"/>
          <w:shd w:fill="ff9900" w:val="clear"/>
          <w:rtl w:val="0"/>
        </w:rPr>
        <w:t xml:space="preserve"> pour l’équipe: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color w:val="990000"/>
          <w:sz w:val="26"/>
          <w:szCs w:val="26"/>
        </w:rPr>
      </w:pPr>
      <w:r w:rsidDel="00000000" w:rsidR="00000000" w:rsidRPr="00000000">
        <w:rPr>
          <w:rFonts w:ascii="Cambria" w:cs="Cambria" w:eastAsia="Cambria" w:hAnsi="Cambria"/>
          <w:color w:val="990000"/>
          <w:sz w:val="26"/>
          <w:szCs w:val="26"/>
          <w:rtl w:val="0"/>
        </w:rPr>
        <w:t xml:space="preserve">les références des questions (i.e. la source-origine), sont surlignées en jaune.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color w:val="990000"/>
          <w:sz w:val="26"/>
          <w:szCs w:val="26"/>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color w:val="990000"/>
          <w:sz w:val="26"/>
          <w:szCs w:val="26"/>
        </w:rPr>
      </w:pPr>
      <w:r w:rsidDel="00000000" w:rsidR="00000000" w:rsidRPr="00000000">
        <w:rPr>
          <w:rFonts w:ascii="Cambria" w:cs="Cambria" w:eastAsia="Cambria" w:hAnsi="Cambria"/>
          <w:color w:val="990000"/>
          <w:sz w:val="26"/>
          <w:szCs w:val="26"/>
          <w:rtl w:val="0"/>
        </w:rPr>
        <w:t xml:space="preserve">À noter: certaines </w:t>
      </w:r>
      <w:r w:rsidDel="00000000" w:rsidR="00000000" w:rsidRPr="00000000">
        <w:rPr>
          <w:rFonts w:ascii="Cambria" w:cs="Cambria" w:eastAsia="Cambria" w:hAnsi="Cambria"/>
          <w:color w:val="990000"/>
          <w:sz w:val="26"/>
          <w:szCs w:val="26"/>
          <w:u w:val="single"/>
          <w:rtl w:val="0"/>
        </w:rPr>
        <w:t xml:space="preserve">questions sont en </w:t>
      </w:r>
      <w:r w:rsidDel="00000000" w:rsidR="00000000" w:rsidRPr="00000000">
        <w:rPr>
          <w:rFonts w:ascii="Cambria" w:cs="Cambria" w:eastAsia="Cambria" w:hAnsi="Cambria"/>
          <w:b w:val="1"/>
          <w:color w:val="990000"/>
          <w:sz w:val="26"/>
          <w:szCs w:val="26"/>
          <w:u w:val="single"/>
          <w:rtl w:val="0"/>
        </w:rPr>
        <w:t xml:space="preserve">français et</w:t>
      </w:r>
      <w:r w:rsidDel="00000000" w:rsidR="00000000" w:rsidRPr="00000000">
        <w:rPr>
          <w:rFonts w:ascii="Cambria" w:cs="Cambria" w:eastAsia="Cambria" w:hAnsi="Cambria"/>
          <w:color w:val="990000"/>
          <w:sz w:val="26"/>
          <w:szCs w:val="26"/>
          <w:u w:val="single"/>
          <w:rtl w:val="0"/>
        </w:rPr>
        <w:t xml:space="preserve"> certaines sont </w:t>
      </w:r>
      <w:r w:rsidDel="00000000" w:rsidR="00000000" w:rsidRPr="00000000">
        <w:rPr>
          <w:rFonts w:ascii="Cambria" w:cs="Cambria" w:eastAsia="Cambria" w:hAnsi="Cambria"/>
          <w:b w:val="1"/>
          <w:color w:val="990000"/>
          <w:sz w:val="26"/>
          <w:szCs w:val="26"/>
          <w:u w:val="single"/>
          <w:rtl w:val="0"/>
        </w:rPr>
        <w:t xml:space="preserve">en anglais</w:t>
      </w:r>
      <w:r w:rsidDel="00000000" w:rsidR="00000000" w:rsidRPr="00000000">
        <w:rPr>
          <w:rFonts w:ascii="Cambria" w:cs="Cambria" w:eastAsia="Cambria" w:hAnsi="Cambria"/>
          <w:color w:val="990000"/>
          <w:sz w:val="26"/>
          <w:szCs w:val="26"/>
          <w:rtl w:val="0"/>
        </w:rPr>
        <w:t xml:space="preserve"> - ultimement, il y aura un questionnaire anglais et un questionnaire français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color w:val="990000"/>
          <w:sz w:val="26"/>
          <w:szCs w:val="26"/>
        </w:rPr>
      </w:pPr>
      <w:r w:rsidDel="00000000" w:rsidR="00000000" w:rsidRPr="00000000">
        <w:rPr>
          <w:rFonts w:ascii="Cambria" w:cs="Cambria" w:eastAsia="Cambria" w:hAnsi="Cambria"/>
          <w:color w:val="990000"/>
          <w:sz w:val="26"/>
          <w:szCs w:val="26"/>
          <w:rtl w:val="0"/>
        </w:rPr>
        <w:t xml:space="preserve">(travail de traduction à venir)</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color w:val="990000"/>
          <w:sz w:val="26"/>
          <w:szCs w:val="26"/>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color w:val="990000"/>
          <w:sz w:val="26"/>
          <w:szCs w:val="26"/>
        </w:rPr>
      </w:pPr>
      <w:r w:rsidDel="00000000" w:rsidR="00000000" w:rsidRPr="00000000">
        <w:rPr>
          <w:rFonts w:ascii="Cambria" w:cs="Cambria" w:eastAsia="Cambria" w:hAnsi="Cambria"/>
          <w:color w:val="990000"/>
          <w:sz w:val="26"/>
          <w:szCs w:val="26"/>
          <w:rtl w:val="0"/>
        </w:rPr>
        <w:t xml:space="preserve">le questionnaire est trop long… il va falloir </w:t>
      </w:r>
      <w:r w:rsidDel="00000000" w:rsidR="00000000" w:rsidRPr="00000000">
        <w:rPr>
          <w:rFonts w:ascii="Cambria" w:cs="Cambria" w:eastAsia="Cambria" w:hAnsi="Cambria"/>
          <w:b w:val="1"/>
          <w:color w:val="990000"/>
          <w:sz w:val="26"/>
          <w:szCs w:val="26"/>
          <w:u w:val="single"/>
          <w:rtl w:val="0"/>
        </w:rPr>
        <w:t xml:space="preserve">couper des questions</w:t>
      </w:r>
      <w:r w:rsidDel="00000000" w:rsidR="00000000" w:rsidRPr="00000000">
        <w:rPr>
          <w:rFonts w:ascii="Cambria" w:cs="Cambria" w:eastAsia="Cambria" w:hAnsi="Cambria"/>
          <w:color w:val="990000"/>
          <w:sz w:val="26"/>
          <w:szCs w:val="26"/>
          <w:u w:val="single"/>
          <w:rtl w:val="0"/>
        </w:rPr>
        <w:t xml:space="preserve">. Faites vos suggestions!</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mbria" w:cs="Cambria" w:eastAsia="Cambria" w:hAnsi="Cambria"/>
          <w:color w:val="990000"/>
          <w:sz w:val="26"/>
          <w:szCs w:val="26"/>
          <w:u w:val="singl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color w:val="990000"/>
          <w:sz w:val="26"/>
          <w:szCs w:val="26"/>
        </w:rPr>
      </w:pPr>
      <w:r w:rsidDel="00000000" w:rsidR="00000000" w:rsidRPr="00000000">
        <w:rPr>
          <w:rFonts w:ascii="Cambria" w:cs="Cambria" w:eastAsia="Cambria" w:hAnsi="Cambria"/>
          <w:color w:val="990000"/>
          <w:sz w:val="26"/>
          <w:szCs w:val="26"/>
          <w:u w:val="single"/>
          <w:rtl w:val="0"/>
        </w:rPr>
        <w:t xml:space="preserve">ajouter des </w:t>
      </w:r>
      <w:r w:rsidDel="00000000" w:rsidR="00000000" w:rsidRPr="00000000">
        <w:rPr>
          <w:rFonts w:ascii="Cambria" w:cs="Cambria" w:eastAsia="Cambria" w:hAnsi="Cambria"/>
          <w:b w:val="1"/>
          <w:color w:val="990000"/>
          <w:sz w:val="26"/>
          <w:szCs w:val="26"/>
          <w:u w:val="single"/>
          <w:rtl w:val="0"/>
        </w:rPr>
        <w:t xml:space="preserve">questions ouvertes</w:t>
      </w:r>
      <w:r w:rsidDel="00000000" w:rsidR="00000000" w:rsidRPr="00000000">
        <w:rPr>
          <w:rFonts w:ascii="Cambria" w:cs="Cambria" w:eastAsia="Cambria" w:hAnsi="Cambria"/>
          <w:color w:val="990000"/>
          <w:sz w:val="26"/>
          <w:szCs w:val="26"/>
          <w:rtl w:val="0"/>
        </w:rPr>
        <w:t xml:space="preserve">: dans le sondage immigrant les gens semblent vraiment apprécier et remplir ces questions! Ça semble remplir un besoin d’ “expression”.</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color w:val="990000"/>
          <w:sz w:val="26"/>
          <w:szCs w:val="26"/>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color w:val="990000"/>
          <w:sz w:val="26"/>
          <w:szCs w:val="26"/>
        </w:rPr>
      </w:pPr>
      <w:r w:rsidDel="00000000" w:rsidR="00000000" w:rsidRPr="00000000">
        <w:rPr>
          <w:rFonts w:ascii="Cambria" w:cs="Cambria" w:eastAsia="Cambria" w:hAnsi="Cambria"/>
          <w:color w:val="990000"/>
          <w:sz w:val="26"/>
          <w:szCs w:val="26"/>
          <w:rtl w:val="0"/>
        </w:rPr>
        <w:t xml:space="preserve">pour les </w:t>
      </w:r>
      <w:r w:rsidDel="00000000" w:rsidR="00000000" w:rsidRPr="00000000">
        <w:rPr>
          <w:rFonts w:ascii="Cambria" w:cs="Cambria" w:eastAsia="Cambria" w:hAnsi="Cambria"/>
          <w:b w:val="1"/>
          <w:color w:val="990000"/>
          <w:sz w:val="26"/>
          <w:szCs w:val="26"/>
          <w:u w:val="single"/>
          <w:rtl w:val="0"/>
        </w:rPr>
        <w:t xml:space="preserve">échelles</w:t>
      </w:r>
      <w:r w:rsidDel="00000000" w:rsidR="00000000" w:rsidRPr="00000000">
        <w:rPr>
          <w:rFonts w:ascii="Cambria" w:cs="Cambria" w:eastAsia="Cambria" w:hAnsi="Cambria"/>
          <w:color w:val="990000"/>
          <w:sz w:val="26"/>
          <w:szCs w:val="26"/>
          <w:u w:val="single"/>
          <w:rtl w:val="0"/>
        </w:rPr>
        <w:t xml:space="preserve"> de réponse</w:t>
      </w:r>
      <w:r w:rsidDel="00000000" w:rsidR="00000000" w:rsidRPr="00000000">
        <w:rPr>
          <w:rFonts w:ascii="Cambria" w:cs="Cambria" w:eastAsia="Cambria" w:hAnsi="Cambria"/>
          <w:color w:val="990000"/>
          <w:sz w:val="26"/>
          <w:szCs w:val="26"/>
          <w:rtl w:val="0"/>
        </w:rPr>
        <w:t xml:space="preserve">: je pencherais plus pour des échelles à 6pt (strongly disagree à strongly agree), et des échelles de 10pt (not at all important to very important), plutôt que des 4pt</w:t>
        <w:br w:type="textWrapping"/>
        <w:t xml:space="preserve">CAR on refera </w:t>
      </w:r>
      <w:r w:rsidDel="00000000" w:rsidR="00000000" w:rsidRPr="00000000">
        <w:rPr>
          <w:rFonts w:ascii="Cambria" w:cs="Cambria" w:eastAsia="Cambria" w:hAnsi="Cambria"/>
          <w:i w:val="1"/>
          <w:color w:val="990000"/>
          <w:sz w:val="26"/>
          <w:szCs w:val="26"/>
          <w:rtl w:val="0"/>
        </w:rPr>
        <w:t xml:space="preserve">potentiellement</w:t>
      </w:r>
      <w:r w:rsidDel="00000000" w:rsidR="00000000" w:rsidRPr="00000000">
        <w:rPr>
          <w:rFonts w:ascii="Cambria" w:cs="Cambria" w:eastAsia="Cambria" w:hAnsi="Cambria"/>
          <w:color w:val="990000"/>
          <w:sz w:val="26"/>
          <w:szCs w:val="26"/>
          <w:rtl w:val="0"/>
        </w:rPr>
        <w:t xml:space="preserve"> un autre sondage-parents dans 1 ou 2 ans, et donc ce serait plus facile pour mesurer du changement</w:t>
      </w:r>
    </w:p>
    <w:p w:rsidR="00000000" w:rsidDel="00000000" w:rsidP="00000000" w:rsidRDefault="00000000" w:rsidRPr="00000000" w14:paraId="00000043">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color w:val="990000"/>
          <w:sz w:val="26"/>
          <w:szCs w:val="26"/>
        </w:rPr>
      </w:pPr>
      <w:r w:rsidDel="00000000" w:rsidR="00000000" w:rsidRPr="00000000">
        <w:rPr>
          <w:rFonts w:ascii="Cambria" w:cs="Cambria" w:eastAsia="Cambria" w:hAnsi="Cambria"/>
          <w:color w:val="990000"/>
          <w:sz w:val="26"/>
          <w:szCs w:val="26"/>
          <w:rtl w:val="0"/>
        </w:rPr>
        <w:t xml:space="preserve">vous en pensez quoi?</w:t>
      </w:r>
    </w:p>
    <w:p w:rsidR="00000000" w:rsidDel="00000000" w:rsidP="00000000" w:rsidRDefault="00000000" w:rsidRPr="00000000" w14:paraId="00000044">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color w:val="990000"/>
          <w:sz w:val="26"/>
          <w:szCs w:val="26"/>
        </w:rPr>
      </w:pPr>
      <w:r w:rsidDel="00000000" w:rsidR="00000000" w:rsidRPr="00000000">
        <w:rPr>
          <w:rFonts w:ascii="Cambria" w:cs="Cambria" w:eastAsia="Cambria" w:hAnsi="Cambria"/>
          <w:color w:val="990000"/>
          <w:sz w:val="26"/>
          <w:szCs w:val="26"/>
          <w:rtl w:val="0"/>
        </w:rPr>
        <w:t xml:space="preserve">des contre-arguments à ça?</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1"/>
          <w:sz w:val="28"/>
          <w:szCs w:val="28"/>
          <w:highlight w:val="cyan"/>
        </w:rPr>
      </w:pPr>
      <w:r w:rsidDel="00000000" w:rsidR="00000000" w:rsidRPr="00000000">
        <w:rPr>
          <w:rFonts w:ascii="Cambria" w:cs="Cambria" w:eastAsia="Cambria" w:hAnsi="Cambria"/>
          <w:color w:val="990000"/>
          <w:sz w:val="26"/>
          <w:szCs w:val="26"/>
          <w:rtl w:val="0"/>
        </w:rPr>
        <w:t xml:space="preserve">** donc à venir: travail d’harmonisation des fréquences et échelles</w:t>
      </w:r>
      <w:r w:rsidDel="00000000" w:rsidR="00000000" w:rsidRPr="00000000">
        <w:br w:type="page"/>
      </w:r>
      <w:r w:rsidDel="00000000" w:rsidR="00000000" w:rsidRPr="00000000">
        <w:rPr>
          <w:rtl w:val="0"/>
        </w:rPr>
      </w:r>
    </w:p>
    <w:p w:rsidR="00000000" w:rsidDel="00000000" w:rsidP="00000000" w:rsidRDefault="00000000" w:rsidRPr="00000000" w14:paraId="00000046">
      <w:pPr>
        <w:spacing w:line="240" w:lineRule="auto"/>
        <w:rPr>
          <w:rFonts w:ascii="Cambria" w:cs="Cambria" w:eastAsia="Cambria" w:hAnsi="Cambria"/>
          <w:sz w:val="24"/>
          <w:szCs w:val="24"/>
        </w:rPr>
      </w:pPr>
      <w:r w:rsidDel="00000000" w:rsidR="00000000" w:rsidRPr="00000000">
        <w:rPr>
          <w:rFonts w:ascii="Cambria" w:cs="Cambria" w:eastAsia="Cambria" w:hAnsi="Cambria"/>
          <w:b w:val="1"/>
          <w:sz w:val="28"/>
          <w:szCs w:val="28"/>
          <w:highlight w:val="cyan"/>
          <w:rtl w:val="0"/>
        </w:rPr>
        <w:t xml:space="preserve">Consent form</w:t>
      </w:r>
      <w:r w:rsidDel="00000000" w:rsidR="00000000" w:rsidRPr="00000000">
        <w:rPr>
          <w:rtl w:val="0"/>
        </w:rPr>
      </w:r>
    </w:p>
    <w:p w:rsidR="00000000" w:rsidDel="00000000" w:rsidP="00000000" w:rsidRDefault="00000000" w:rsidRPr="00000000" w14:paraId="00000047">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0070c0"/>
          <w:sz w:val="24"/>
          <w:szCs w:val="24"/>
          <w:rtl w:val="0"/>
        </w:rPr>
        <w:t xml:space="preserve">[</w:t>
      </w:r>
      <w:r w:rsidDel="00000000" w:rsidR="00000000" w:rsidRPr="00000000">
        <w:rPr>
          <w:rFonts w:ascii="Times New Roman" w:cs="Times New Roman" w:eastAsia="Times New Roman" w:hAnsi="Times New Roman"/>
          <w:b w:val="1"/>
          <w:color w:val="0070c0"/>
          <w:sz w:val="24"/>
          <w:szCs w:val="24"/>
          <w:u w:val="single"/>
          <w:rtl w:val="0"/>
        </w:rPr>
        <w:t xml:space="preserve">Insérer</w:t>
      </w:r>
      <w:r w:rsidDel="00000000" w:rsidR="00000000" w:rsidRPr="00000000">
        <w:rPr>
          <w:rFonts w:ascii="Times New Roman" w:cs="Times New Roman" w:eastAsia="Times New Roman" w:hAnsi="Times New Roman"/>
          <w:color w:val="0070c0"/>
          <w:sz w:val="24"/>
          <w:szCs w:val="24"/>
          <w:rtl w:val="0"/>
        </w:rPr>
        <w:t xml:space="preserve"> le LOGO UL &amp; Logo du projet]</w:t>
      </w:r>
      <w:r w:rsidDel="00000000" w:rsidR="00000000" w:rsidRPr="00000000">
        <w:rPr>
          <w:rtl w:val="0"/>
        </w:rPr>
      </w:r>
    </w:p>
    <w:p w:rsidR="00000000" w:rsidDel="00000000" w:rsidP="00000000" w:rsidRDefault="00000000" w:rsidRPr="00000000" w14:paraId="0000004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Confidential Consent Form for Survey Participants</w:t>
      </w:r>
      <w:r w:rsidDel="00000000" w:rsidR="00000000" w:rsidRPr="00000000">
        <w:rPr>
          <w:rtl w:val="0"/>
        </w:rPr>
      </w:r>
    </w:p>
    <w:p w:rsidR="00000000" w:rsidDel="00000000" w:rsidP="00000000" w:rsidRDefault="00000000" w:rsidRPr="00000000" w14:paraId="00000049">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A">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 participate in the survey:</w:t>
      </w:r>
    </w:p>
    <w:p w:rsidR="00000000" w:rsidDel="00000000" w:rsidP="00000000" w:rsidRDefault="00000000" w:rsidRPr="00000000" w14:paraId="0000004B">
      <w:pPr>
        <w:numPr>
          <w:ilvl w:val="0"/>
          <w:numId w:val="35"/>
        </w:numPr>
        <w:spacing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Read the following information. </w:t>
      </w:r>
      <w:r w:rsidDel="00000000" w:rsidR="00000000" w:rsidRPr="00000000">
        <w:rPr>
          <w:rFonts w:ascii="Times New Roman" w:cs="Times New Roman" w:eastAsia="Times New Roman" w:hAnsi="Times New Roman"/>
          <w:sz w:val="24"/>
          <w:szCs w:val="24"/>
          <w:rtl w:val="0"/>
        </w:rPr>
        <w:t xml:space="preserve">Before agreeing to participate in this research project, please take the time to read and acknowledge the following information. This document will explain the goal of this research project and its procedures, advantages, risks and drawbacks. We invite you to communicate with the research team if you have any questions. </w:t>
      </w:r>
    </w:p>
    <w:p w:rsidR="00000000" w:rsidDel="00000000" w:rsidP="00000000" w:rsidRDefault="00000000" w:rsidRPr="00000000" w14:paraId="0000004C">
      <w:pPr>
        <w:numPr>
          <w:ilvl w:val="0"/>
          <w:numId w:val="35"/>
        </w:numPr>
        <w:spacing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the </w:t>
      </w:r>
      <w:sdt>
        <w:sdtPr>
          <w:tag w:val="goog_rdk_0"/>
        </w:sdtPr>
        <w:sdtContent>
          <w:ins w:author="Thomas" w:id="0" w:date="2024-02-25T19:59:42Z">
            <w:r w:rsidDel="00000000" w:rsidR="00000000" w:rsidRPr="00000000">
              <w:rPr>
                <w:rFonts w:ascii="Times New Roman" w:cs="Times New Roman" w:eastAsia="Times New Roman" w:hAnsi="Times New Roman"/>
                <w:sz w:val="24"/>
                <w:szCs w:val="24"/>
                <w:rtl w:val="0"/>
              </w:rPr>
              <w:t xml:space="preserve">arrow</w:t>
            </w:r>
          </w:ins>
        </w:sdtContent>
      </w:sdt>
      <w:sdt>
        <w:sdtPr>
          <w:tag w:val="goog_rdk_1"/>
        </w:sdtPr>
        <w:sdtContent>
          <w:del w:author="Thomas" w:id="0" w:date="2024-02-25T19:59:42Z">
            <w:r w:rsidDel="00000000" w:rsidR="00000000" w:rsidRPr="00000000">
              <w:rPr>
                <w:rFonts w:ascii="Times New Roman" w:cs="Times New Roman" w:eastAsia="Times New Roman" w:hAnsi="Times New Roman"/>
                <w:sz w:val="24"/>
                <w:szCs w:val="24"/>
                <w:rtl w:val="0"/>
              </w:rPr>
              <w:delText xml:space="preserve">“Next” button</w:delText>
            </w:r>
          </w:del>
        </w:sdtContent>
      </w:sdt>
      <w:r w:rsidDel="00000000" w:rsidR="00000000" w:rsidRPr="00000000">
        <w:rPr>
          <w:rFonts w:ascii="Times New Roman" w:cs="Times New Roman" w:eastAsia="Times New Roman" w:hAnsi="Times New Roman"/>
          <w:sz w:val="24"/>
          <w:szCs w:val="24"/>
          <w:rtl w:val="0"/>
        </w:rPr>
        <w:t xml:space="preserve"> at the bottom of the page to begin the survey. </w:t>
      </w:r>
      <w:r w:rsidDel="00000000" w:rsidR="00000000" w:rsidRPr="00000000">
        <w:rPr>
          <w:rtl w:val="0"/>
        </w:rPr>
      </w:r>
    </w:p>
    <w:p w:rsidR="00000000" w:rsidDel="00000000" w:rsidP="00000000" w:rsidRDefault="00000000" w:rsidRPr="00000000" w14:paraId="0000004D">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E">
      <w:pPr>
        <w:spacing w:line="24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rtl w:val="0"/>
        </w:rPr>
        <w:t xml:space="preserve">Project title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212121"/>
          <w:sz w:val="24"/>
          <w:szCs w:val="24"/>
          <w:rtl w:val="0"/>
        </w:rPr>
        <w:t xml:space="preserve">My Opinions and Experiences in Quebec”</w:t>
      </w: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4F">
      <w:pPr>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0">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Who directs this project?</w:t>
      </w:r>
    </w:p>
    <w:p w:rsidR="00000000" w:rsidDel="00000000" w:rsidP="00000000" w:rsidRDefault="00000000" w:rsidRPr="00000000" w14:paraId="00000051">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This project is directed by Valérie-Anne Mahéo, researcher at the Faculty of Social Sciences at Université Laval. </w:t>
      </w:r>
      <w:r w:rsidDel="00000000" w:rsidR="00000000" w:rsidRPr="00000000">
        <w:rPr>
          <w:rtl w:val="0"/>
        </w:rPr>
      </w:r>
    </w:p>
    <w:p w:rsidR="00000000" w:rsidDel="00000000" w:rsidP="00000000" w:rsidRDefault="00000000" w:rsidRPr="00000000" w14:paraId="00000052">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5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What is this project?</w:t>
      </w:r>
      <w:r w:rsidDel="00000000" w:rsidR="00000000" w:rsidRPr="00000000">
        <w:rPr>
          <w:rtl w:val="0"/>
        </w:rPr>
      </w:r>
    </w:p>
    <w:p w:rsidR="00000000" w:rsidDel="00000000" w:rsidP="00000000" w:rsidRDefault="00000000" w:rsidRPr="00000000" w14:paraId="0000005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surveys a diversity of parents living in Quebec to enquire about their personal experiences relating to family life, activities and discussions between parents and </w:t>
      </w:r>
      <w:r w:rsidDel="00000000" w:rsidR="00000000" w:rsidRPr="00000000">
        <w:rPr>
          <w:rFonts w:ascii="Times New Roman" w:cs="Times New Roman" w:eastAsia="Times New Roman" w:hAnsi="Times New Roman"/>
          <w:sz w:val="24"/>
          <w:szCs w:val="24"/>
          <w:rtl w:val="0"/>
        </w:rPr>
        <w:t xml:space="preserve">children</w:t>
      </w:r>
      <w:r w:rsidDel="00000000" w:rsidR="00000000" w:rsidRPr="00000000">
        <w:rPr>
          <w:rFonts w:ascii="Times New Roman" w:cs="Times New Roman" w:eastAsia="Times New Roman" w:hAnsi="Times New Roman"/>
          <w:sz w:val="24"/>
          <w:szCs w:val="24"/>
          <w:rtl w:val="0"/>
        </w:rPr>
        <w:t xml:space="preserve">, and their contact with their children’s school. The conclusions of this study will inform public decision-makers to help them improve the services offered to parents, children and schools in the province of Quebec.</w:t>
      </w:r>
    </w:p>
    <w:p w:rsidR="00000000" w:rsidDel="00000000" w:rsidP="00000000" w:rsidRDefault="00000000" w:rsidRPr="00000000" w14:paraId="00000055">
      <w:pPr>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If I participate, what will I have to do? </w:t>
      </w:r>
      <w:r w:rsidDel="00000000" w:rsidR="00000000" w:rsidRPr="00000000">
        <w:rPr>
          <w:rtl w:val="0"/>
        </w:rPr>
      </w:r>
    </w:p>
    <w:p w:rsidR="00000000" w:rsidDel="00000000" w:rsidP="00000000" w:rsidRDefault="00000000" w:rsidRPr="00000000" w14:paraId="0000005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ask you to participate in an online survey that will take about </w:t>
      </w:r>
      <w:r w:rsidDel="00000000" w:rsidR="00000000" w:rsidRPr="00000000">
        <w:rPr>
          <w:rFonts w:ascii="Times New Roman" w:cs="Times New Roman" w:eastAsia="Times New Roman" w:hAnsi="Times New Roman"/>
          <w:sz w:val="24"/>
          <w:szCs w:val="24"/>
          <w:rtl w:val="0"/>
        </w:rPr>
        <w:t xml:space="preserve">15 </w:t>
      </w:r>
      <w:r w:rsidDel="00000000" w:rsidR="00000000" w:rsidRPr="00000000">
        <w:rPr>
          <w:rFonts w:ascii="Times New Roman" w:cs="Times New Roman" w:eastAsia="Times New Roman" w:hAnsi="Times New Roman"/>
          <w:sz w:val="24"/>
          <w:szCs w:val="24"/>
          <w:rtl w:val="0"/>
        </w:rPr>
        <w:t xml:space="preserve">minutes to complete.</w:t>
      </w:r>
    </w:p>
    <w:p w:rsidR="00000000" w:rsidDel="00000000" w:rsidP="00000000" w:rsidRDefault="00000000" w:rsidRPr="00000000" w14:paraId="0000005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Do I have to answer every question and complete the survey to the end?</w:t>
      </w:r>
    </w:p>
    <w:p w:rsidR="00000000" w:rsidDel="00000000" w:rsidP="00000000" w:rsidRDefault="00000000" w:rsidRPr="00000000" w14:paraId="0000005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You can choose not to answer one or more questions. You can also determine at any time that you no longer want to participate in the survey and choose to abandon the project. In this case, you can even ask us not to use your answers for research and to destroy them. However, once the data release process is initiated, we will not be able to destroy the </w:t>
      </w:r>
      <w:r w:rsidDel="00000000" w:rsidR="00000000" w:rsidRPr="00000000">
        <w:rPr>
          <w:rFonts w:ascii="Times New Roman" w:cs="Times New Roman" w:eastAsia="Times New Roman" w:hAnsi="Times New Roman"/>
          <w:sz w:val="24"/>
          <w:szCs w:val="24"/>
          <w:rtl w:val="0"/>
        </w:rPr>
        <w:t xml:space="preserve">analyses</w:t>
      </w:r>
      <w:r w:rsidDel="00000000" w:rsidR="00000000" w:rsidRPr="00000000">
        <w:rPr>
          <w:rFonts w:ascii="Times New Roman" w:cs="Times New Roman" w:eastAsia="Times New Roman" w:hAnsi="Times New Roman"/>
          <w:sz w:val="24"/>
          <w:szCs w:val="24"/>
          <w:rtl w:val="0"/>
        </w:rPr>
        <w:t xml:space="preserve"> and results relating to your responses, but no personally identifiable information will ever be released.</w:t>
      </w:r>
    </w:p>
    <w:p w:rsidR="00000000" w:rsidDel="00000000" w:rsidP="00000000" w:rsidRDefault="00000000" w:rsidRPr="00000000" w14:paraId="0000005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Are there risks or advantages to participating in this research? </w:t>
      </w:r>
    </w:p>
    <w:p w:rsidR="00000000" w:rsidDel="00000000" w:rsidP="00000000" w:rsidRDefault="00000000" w:rsidRPr="00000000" w14:paraId="0000005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no major risks in answering the survey questions. However, it could be the case that some of the questions could cause certain people to remember difficult or moving moments of their life, which may cause emotional or psychological stress or discomfort. If you need support, we have provided a list of publicly available resources at the end of the survey. Your participation is important and will allow us to better understand the use of public services and participation in various areas of life in Quebec in order to improve these services and the lives of residents of Quebec. You can indicate if you want to receive the results of this project at the end of the survey.</w:t>
      </w:r>
    </w:p>
    <w:p w:rsidR="00000000" w:rsidDel="00000000" w:rsidP="00000000" w:rsidRDefault="00000000" w:rsidRPr="00000000" w14:paraId="0000005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thank you for your participation, we offer you $30 that will be sent to you via Interac e-Transfer (we will ask you in the survey to communicate your information for you to receive the e-Transfer). You will also be eligible for a draw held in March 2024 for the chance to win one of 3 gift-cards of a value of $100 (for a grocery store of your choice). The draw will be held before a witness and the winners will be contacted by email to receive their prize.  </w:t>
      </w:r>
    </w:p>
    <w:p w:rsidR="00000000" w:rsidDel="00000000" w:rsidP="00000000" w:rsidRDefault="00000000" w:rsidRPr="00000000" w14:paraId="0000006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What will you do with my answers? </w:t>
      </w:r>
    </w:p>
    <w:p w:rsidR="00000000" w:rsidDel="00000000" w:rsidP="00000000" w:rsidRDefault="00000000" w:rsidRPr="00000000" w14:paraId="0000006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research project, all data will be kept on a secure server at Université Laval. The data in digital format will be kept in encrypted files, access to which will be password protected. Only authorized researchers will be able to access these  files and only the head researcher will have access to personal data (which will be kept separate from the survey responses) which may be used to contact you for another survey if you authorize it at the end of the survey. However, this information will be destroyed in November 2026, at the latest. The collected survey data will be saved digitally and anonymously, and will be used for research purposes only, and will never be leased or sold.</w:t>
      </w:r>
    </w:p>
    <w:p w:rsidR="00000000" w:rsidDel="00000000" w:rsidP="00000000" w:rsidRDefault="00000000" w:rsidRPr="00000000" w14:paraId="0000006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Will my data be protected?</w:t>
      </w:r>
      <w:r w:rsidDel="00000000" w:rsidR="00000000" w:rsidRPr="00000000">
        <w:rPr>
          <w:rtl w:val="0"/>
        </w:rPr>
      </w:r>
    </w:p>
    <w:p w:rsidR="00000000" w:rsidDel="00000000" w:rsidP="00000000" w:rsidRDefault="00000000" w:rsidRPr="00000000" w14:paraId="0000006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Confidentiality is guaranteed during data collection. Research results will always be presented globally, and as such, participants’ individual results will never be communicated, and no personal information will appear in publications or the broadcasting of results.</w:t>
      </w:r>
    </w:p>
    <w:p w:rsidR="00000000" w:rsidDel="00000000" w:rsidP="00000000" w:rsidRDefault="00000000" w:rsidRPr="00000000" w14:paraId="00000067">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68">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Who can I speak to if I have questions during the study?</w:t>
      </w:r>
    </w:p>
    <w:p w:rsidR="00000000" w:rsidDel="00000000" w:rsidP="00000000" w:rsidRDefault="00000000" w:rsidRPr="00000000" w14:paraId="0000006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have questions about the research, the implications of your participation, or would like to withdraw from the project, please communicate with Valérie-Anne Mahéo (Head Researcher) or </w:t>
      </w:r>
      <w:r w:rsidDel="00000000" w:rsidR="00000000" w:rsidRPr="00000000">
        <w:rPr>
          <w:rFonts w:ascii="Times New Roman" w:cs="Times New Roman" w:eastAsia="Times New Roman" w:hAnsi="Times New Roman"/>
          <w:sz w:val="24"/>
          <w:szCs w:val="24"/>
          <w:rtl w:val="0"/>
        </w:rPr>
        <w:t xml:space="preserve">Juliette Samson</w:t>
      </w:r>
      <w:r w:rsidDel="00000000" w:rsidR="00000000" w:rsidRPr="00000000">
        <w:rPr>
          <w:rFonts w:ascii="Times New Roman" w:cs="Times New Roman" w:eastAsia="Times New Roman" w:hAnsi="Times New Roman"/>
          <w:sz w:val="24"/>
          <w:szCs w:val="24"/>
          <w:rtl w:val="0"/>
        </w:rPr>
        <w:t xml:space="preserve"> (Project Coordinator), at the following telephone number: </w:t>
      </w:r>
      <w:r w:rsidDel="00000000" w:rsidR="00000000" w:rsidRPr="00000000">
        <w:rPr>
          <w:rFonts w:ascii="Times New Roman" w:cs="Times New Roman" w:eastAsia="Times New Roman" w:hAnsi="Times New Roman"/>
          <w:sz w:val="24"/>
          <w:szCs w:val="24"/>
          <w:rtl w:val="0"/>
        </w:rPr>
        <w:t xml:space="preserve">367-382-6652</w:t>
      </w:r>
      <w:r w:rsidDel="00000000" w:rsidR="00000000" w:rsidRPr="00000000">
        <w:rPr>
          <w:rFonts w:ascii="Times New Roman" w:cs="Times New Roman" w:eastAsia="Times New Roman" w:hAnsi="Times New Roman"/>
          <w:sz w:val="24"/>
          <w:szCs w:val="24"/>
          <w:rtl w:val="0"/>
        </w:rPr>
        <w:t xml:space="preserve">, or at the following email address: </w:t>
      </w:r>
      <w:hyperlink r:id="rId7">
        <w:r w:rsidDel="00000000" w:rsidR="00000000" w:rsidRPr="00000000">
          <w:rPr>
            <w:rFonts w:ascii="Times New Roman" w:cs="Times New Roman" w:eastAsia="Times New Roman" w:hAnsi="Times New Roman"/>
            <w:color w:val="0000ff"/>
            <w:sz w:val="24"/>
            <w:szCs w:val="24"/>
            <w:u w:val="single"/>
            <w:rtl w:val="0"/>
          </w:rPr>
          <w:t xml:space="preserve">opinions.experiences@pol.ulaval.ca</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any concerns about your rights or the researchers’ responsibilities concerning your participation in this project, you can contact the Université Laval’s Ombudsman Office: Pavillon Alphonse-Desjardins, office number 3320, 2325 rue de l’Université, Université Laval, Quebec (Quebec) G1V 0A6. Information - Secretariat: (418) 656-3081 or toll-free number: 1-866-323-2271. Email: </w:t>
      </w:r>
      <w:hyperlink r:id="rId8">
        <w:r w:rsidDel="00000000" w:rsidR="00000000" w:rsidRPr="00000000">
          <w:rPr>
            <w:rFonts w:ascii="Times New Roman" w:cs="Times New Roman" w:eastAsia="Times New Roman" w:hAnsi="Times New Roman"/>
            <w:color w:val="1155cc"/>
            <w:sz w:val="24"/>
            <w:szCs w:val="24"/>
            <w:u w:val="single"/>
            <w:rtl w:val="0"/>
          </w:rPr>
          <w:t xml:space="preserve">info@ombudsman.ulaval.ca</w:t>
        </w:r>
      </w:hyperlink>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project has been approved by the Université Laval Research Ethics Committee:  </w:t>
      </w:r>
      <w:r w:rsidDel="00000000" w:rsidR="00000000" w:rsidRPr="00000000">
        <w:rPr>
          <w:rFonts w:ascii="Times New Roman" w:cs="Times New Roman" w:eastAsia="Times New Roman" w:hAnsi="Times New Roman"/>
          <w:b w:val="1"/>
          <w:sz w:val="23"/>
          <w:szCs w:val="23"/>
          <w:rtl w:val="0"/>
        </w:rPr>
        <w:t xml:space="preserve">2022-059 A-4 / 30-11-2023</w:t>
      </w:r>
      <w:r w:rsidDel="00000000" w:rsidR="00000000" w:rsidRPr="00000000">
        <w:rPr>
          <w:rFonts w:ascii="Times New Roman" w:cs="Times New Roman" w:eastAsia="Times New Roman" w:hAnsi="Times New Roman"/>
          <w:b w:val="1"/>
          <w:sz w:val="17"/>
          <w:szCs w:val="17"/>
          <w:rtl w:val="0"/>
        </w:rPr>
        <w:t xml:space="preserve"> .</w:t>
      </w:r>
      <w:r w:rsidDel="00000000" w:rsidR="00000000" w:rsidRPr="00000000">
        <w:rPr>
          <w:rtl w:val="0"/>
        </w:rPr>
      </w:r>
    </w:p>
    <w:p w:rsidR="00000000" w:rsidDel="00000000" w:rsidP="00000000" w:rsidRDefault="00000000" w:rsidRPr="00000000" w14:paraId="0000006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CONSENT</w:t>
      </w:r>
    </w:p>
    <w:p w:rsidR="00000000" w:rsidDel="00000000" w:rsidP="00000000" w:rsidRDefault="00000000" w:rsidRPr="00000000" w14:paraId="0000006E">
      <w:pPr>
        <w:spacing w:line="240" w:lineRule="auto"/>
        <w:jc w:val="both"/>
        <w:rPr>
          <w:rFonts w:ascii="Times New Roman" w:cs="Times New Roman" w:eastAsia="Times New Roman" w:hAnsi="Times New Roman"/>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Participant declaration</w:t>
      </w:r>
    </w:p>
    <w:p w:rsidR="00000000" w:rsidDel="00000000" w:rsidP="00000000" w:rsidRDefault="00000000" w:rsidRPr="00000000" w14:paraId="00000070">
      <w:pPr>
        <w:numPr>
          <w:ilvl w:val="0"/>
          <w:numId w:val="1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understand I can take my time to think before agreeing to participate or not. I can ask questions to the research team and demand satisfying answers. </w:t>
      </w:r>
    </w:p>
    <w:p w:rsidR="00000000" w:rsidDel="00000000" w:rsidP="00000000" w:rsidRDefault="00000000" w:rsidRPr="00000000" w14:paraId="00000071">
      <w:pPr>
        <w:numPr>
          <w:ilvl w:val="0"/>
          <w:numId w:val="1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understand that in participating in this research project, I am neither waiving any of my rights nor am I releasing the researcher of any of her responsibilities. </w:t>
      </w:r>
    </w:p>
    <w:p w:rsidR="00000000" w:rsidDel="00000000" w:rsidP="00000000" w:rsidRDefault="00000000" w:rsidRPr="00000000" w14:paraId="00000072">
      <w:pPr>
        <w:numPr>
          <w:ilvl w:val="0"/>
          <w:numId w:val="1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took notice of the present information and consent form. After reasonable consideration, I freely consent to participate in the research project “</w:t>
      </w:r>
      <w:r w:rsidDel="00000000" w:rsidR="00000000" w:rsidRPr="00000000">
        <w:rPr>
          <w:rFonts w:ascii="Times New Roman" w:cs="Times New Roman" w:eastAsia="Times New Roman" w:hAnsi="Times New Roman"/>
          <w:b w:val="1"/>
          <w:sz w:val="24"/>
          <w:szCs w:val="24"/>
          <w:rtl w:val="0"/>
        </w:rPr>
        <w:t xml:space="preserve">Opinions and experiences of parents in Quebe</w:t>
      </w:r>
      <w:r w:rsidDel="00000000" w:rsidR="00000000" w:rsidRPr="00000000">
        <w:rPr>
          <w:rFonts w:ascii="Times New Roman" w:cs="Times New Roman" w:eastAsia="Times New Roman" w:hAnsi="Times New Roman"/>
          <w:sz w:val="24"/>
          <w:szCs w:val="24"/>
          <w:rtl w:val="0"/>
        </w:rPr>
        <w:t xml:space="preserve">c”. </w:t>
      </w:r>
    </w:p>
    <w:p w:rsidR="00000000" w:rsidDel="00000000" w:rsidP="00000000" w:rsidRDefault="00000000" w:rsidRPr="00000000" w14:paraId="0000007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4">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Acknowledgements</w:t>
      </w:r>
    </w:p>
    <w:p w:rsidR="00000000" w:rsidDel="00000000" w:rsidP="00000000" w:rsidRDefault="00000000" w:rsidRPr="00000000" w14:paraId="00000075">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Your participation is essential in allowing us to conduct this study. For that reason, we want to thank you for the time and attention you accept to dedicate to this project. </w:t>
      </w:r>
      <w:r w:rsidDel="00000000" w:rsidR="00000000" w:rsidRPr="00000000">
        <w:rPr>
          <w:rtl w:val="0"/>
        </w:rPr>
      </w:r>
    </w:p>
    <w:p w:rsidR="00000000" w:rsidDel="00000000" w:rsidP="00000000" w:rsidRDefault="00000000" w:rsidRPr="00000000" w14:paraId="0000007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240" w:lineRule="auto"/>
        <w:jc w:val="both"/>
        <w:rPr>
          <w:rFonts w:ascii="Times New Roman" w:cs="Times New Roman" w:eastAsia="Times New Roman" w:hAnsi="Times New Roman"/>
          <w:sz w:val="24"/>
          <w:szCs w:val="24"/>
        </w:rPr>
      </w:pPr>
      <w:r w:rsidDel="00000000" w:rsidR="00000000" w:rsidRPr="00000000">
        <w:rPr>
          <w:rFonts w:ascii="Cambria Math" w:cs="Cambria Math" w:eastAsia="Cambria Math" w:hAnsi="Cambria Math"/>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If you consent</w:t>
      </w:r>
      <w:r w:rsidDel="00000000" w:rsidR="00000000" w:rsidRPr="00000000">
        <w:rPr>
          <w:rFonts w:ascii="Times New Roman" w:cs="Times New Roman" w:eastAsia="Times New Roman" w:hAnsi="Times New Roman"/>
          <w:sz w:val="24"/>
          <w:szCs w:val="24"/>
          <w:rtl w:val="0"/>
        </w:rPr>
        <w:t xml:space="preserve"> to participate in the study: click on the </w:t>
      </w:r>
      <w:r w:rsidDel="00000000" w:rsidR="00000000" w:rsidRPr="00000000">
        <w:rPr>
          <w:rFonts w:ascii="Times New Roman" w:cs="Times New Roman" w:eastAsia="Times New Roman" w:hAnsi="Times New Roman"/>
          <w:b w:val="1"/>
          <w:sz w:val="24"/>
          <w:szCs w:val="24"/>
          <w:rtl w:val="0"/>
        </w:rPr>
        <w:t xml:space="preserve">arrow</w:t>
      </w:r>
      <w:r w:rsidDel="00000000" w:rsidR="00000000" w:rsidRPr="00000000">
        <w:rPr>
          <w:rFonts w:ascii="Times New Roman" w:cs="Times New Roman" w:eastAsia="Times New Roman" w:hAnsi="Times New Roman"/>
          <w:sz w:val="24"/>
          <w:szCs w:val="24"/>
          <w:rtl w:val="0"/>
        </w:rPr>
        <w:t xml:space="preserve"> to begin the survey.</w:t>
      </w:r>
    </w:p>
    <w:p w:rsidR="00000000" w:rsidDel="00000000" w:rsidP="00000000" w:rsidRDefault="00000000" w:rsidRPr="00000000" w14:paraId="00000078">
      <w:pPr>
        <w:spacing w:line="240" w:lineRule="auto"/>
        <w:jc w:val="both"/>
        <w:rPr>
          <w:rFonts w:ascii="Cambria" w:cs="Cambria" w:eastAsia="Cambria" w:hAnsi="Cambria"/>
          <w:sz w:val="24"/>
          <w:szCs w:val="24"/>
        </w:rPr>
      </w:pPr>
      <w:r w:rsidDel="00000000" w:rsidR="00000000" w:rsidRPr="00000000">
        <w:rPr>
          <w:rFonts w:ascii="Times New Roman" w:cs="Times New Roman" w:eastAsia="Times New Roman" w:hAnsi="Times New Roman"/>
          <w:color w:val="0b5394"/>
          <w:sz w:val="24"/>
          <w:szCs w:val="24"/>
          <w:rtl w:val="0"/>
        </w:rPr>
        <w:t xml:space="preserve">[NOTE: le bouton “flèche” sera placé sous cette phrase]</w:t>
      </w:r>
      <w:r w:rsidDel="00000000" w:rsidR="00000000" w:rsidRPr="00000000">
        <w:br w:type="page"/>
      </w:r>
      <w:r w:rsidDel="00000000" w:rsidR="00000000" w:rsidRPr="00000000">
        <w:rPr>
          <w:rtl w:val="0"/>
        </w:rPr>
      </w:r>
    </w:p>
    <w:p w:rsidR="00000000" w:rsidDel="00000000" w:rsidP="00000000" w:rsidRDefault="00000000" w:rsidRPr="00000000" w14:paraId="0000007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i w:val="0"/>
          <w:smallCaps w:val="0"/>
          <w:strike w:val="0"/>
          <w:color w:val="000000"/>
          <w:sz w:val="32"/>
          <w:szCs w:val="32"/>
          <w:highlight w:val="cyan"/>
          <w:u w:val="single"/>
          <w:vertAlign w:val="baseline"/>
        </w:rPr>
      </w:pPr>
      <w:bookmarkStart w:colFirst="0" w:colLast="0" w:name="_heading=h.fzp410an1j2x" w:id="0"/>
      <w:bookmarkEnd w:id="0"/>
      <w:r w:rsidDel="00000000" w:rsidR="00000000" w:rsidRPr="00000000">
        <w:rPr>
          <w:rFonts w:ascii="Cambria" w:cs="Cambria" w:eastAsia="Cambria" w:hAnsi="Cambria"/>
          <w:b w:val="1"/>
          <w:i w:val="0"/>
          <w:smallCaps w:val="0"/>
          <w:strike w:val="0"/>
          <w:color w:val="000000"/>
          <w:sz w:val="32"/>
          <w:szCs w:val="32"/>
          <w:highlight w:val="cyan"/>
          <w:u w:val="single"/>
          <w:vertAlign w:val="baseline"/>
          <w:rtl w:val="0"/>
        </w:rPr>
        <w:t xml:space="preserve">Introduction</w:t>
      </w:r>
    </w:p>
    <w:p w:rsidR="00000000" w:rsidDel="00000000" w:rsidP="00000000" w:rsidRDefault="00000000" w:rsidRPr="00000000" w14:paraId="0000007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i w:val="0"/>
          <w:smallCaps w:val="0"/>
          <w:strike w:val="0"/>
          <w:color w:val="000000"/>
          <w:sz w:val="32"/>
          <w:szCs w:val="32"/>
          <w:highlight w:val="cyan"/>
          <w:u w:val="single"/>
          <w:vertAlign w:val="baseline"/>
        </w:rPr>
      </w:pPr>
      <w:bookmarkStart w:colFirst="0" w:colLast="0" w:name="_heading=h.46715ravr36v" w:id="1"/>
      <w:bookmarkEnd w:id="1"/>
      <w:r w:rsidDel="00000000" w:rsidR="00000000" w:rsidRPr="00000000">
        <w:rPr>
          <w:rFonts w:ascii="Cambria" w:cs="Cambria" w:eastAsia="Cambria" w:hAnsi="Cambria"/>
          <w:b w:val="1"/>
          <w:i w:val="0"/>
          <w:smallCaps w:val="0"/>
          <w:strike w:val="0"/>
          <w:color w:val="000000"/>
          <w:sz w:val="32"/>
          <w:szCs w:val="32"/>
          <w:highlight w:val="cyan"/>
          <w:u w:val="single"/>
          <w:vertAlign w:val="baseline"/>
          <w:rtl w:val="0"/>
        </w:rPr>
        <w:t xml:space="preserve"> </w:t>
      </w:r>
    </w:p>
    <w:p w:rsidR="00000000" w:rsidDel="00000000" w:rsidP="00000000" w:rsidRDefault="00000000" w:rsidRPr="00000000" w14:paraId="0000007B">
      <w:pPr>
        <w:jc w:val="both"/>
        <w:rPr/>
      </w:pPr>
      <w:r w:rsidDel="00000000" w:rsidR="00000000" w:rsidRPr="00000000">
        <w:rPr>
          <w:rtl w:val="0"/>
        </w:rPr>
        <w:t xml:space="preserve">This survey is being sent to over 2,000 parents across Quebec, from all backgrounds and walks of life. </w:t>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t xml:space="preserve">Responses to the survey will provide a better understanding of family experiences at home and at school, and the usefulness of certain public and school services for families in Quebec. The findings of this study will be used to inform public decision-makers, helping them to improve services for parents, children and schools in the province of Quebec!</w:t>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t xml:space="preserve">Please note that in this survey, the masculine gender is used in most sentences with no discriminatory intent, and is intended solely to simplify and lighten the text.</w:t>
      </w:r>
    </w:p>
    <w:p w:rsidR="00000000" w:rsidDel="00000000" w:rsidP="00000000" w:rsidRDefault="00000000" w:rsidRPr="00000000" w14:paraId="00000080">
      <w:pPr>
        <w:spacing w:after="0" w:before="0" w:line="276" w:lineRule="auto"/>
        <w:jc w:val="both"/>
        <w:rPr/>
      </w:pPr>
      <w:r w:rsidDel="00000000" w:rsidR="00000000" w:rsidRPr="00000000">
        <w:rPr>
          <w:rtl w:val="0"/>
        </w:rPr>
      </w:r>
    </w:p>
    <w:p w:rsidR="00000000" w:rsidDel="00000000" w:rsidP="00000000" w:rsidRDefault="00000000" w:rsidRPr="00000000" w14:paraId="0000008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i w:val="0"/>
          <w:smallCaps w:val="0"/>
          <w:strike w:val="0"/>
          <w:color w:val="000000"/>
          <w:sz w:val="32"/>
          <w:szCs w:val="32"/>
          <w:highlight w:val="cyan"/>
          <w:u w:val="single"/>
          <w:vertAlign w:val="baseline"/>
        </w:rPr>
      </w:pPr>
      <w:bookmarkStart w:colFirst="0" w:colLast="0" w:name="_heading=h.ebxre47hcksk" w:id="2"/>
      <w:bookmarkEnd w:id="2"/>
      <w:r w:rsidDel="00000000" w:rsidR="00000000" w:rsidRPr="00000000">
        <w:rPr>
          <w:rFonts w:ascii="Cambria" w:cs="Cambria" w:eastAsia="Cambria" w:hAnsi="Cambria"/>
          <w:b w:val="1"/>
          <w:i w:val="0"/>
          <w:smallCaps w:val="0"/>
          <w:strike w:val="0"/>
          <w:color w:val="000000"/>
          <w:sz w:val="32"/>
          <w:szCs w:val="32"/>
          <w:highlight w:val="cyan"/>
          <w:u w:val="single"/>
          <w:vertAlign w:val="baseline"/>
          <w:rtl w:val="0"/>
        </w:rPr>
        <w:t xml:space="preserve"> </w:t>
      </w:r>
    </w:p>
    <w:p w:rsidR="00000000" w:rsidDel="00000000" w:rsidP="00000000" w:rsidRDefault="00000000" w:rsidRPr="00000000" w14:paraId="0000008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32"/>
          <w:szCs w:val="32"/>
          <w:highlight w:val="cyan"/>
          <w:u w:val="single"/>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83">
      <w:pPr>
        <w:keepNext w:val="1"/>
        <w:keepLines w:val="1"/>
        <w:spacing w:line="240" w:lineRule="auto"/>
        <w:rPr>
          <w:rFonts w:ascii="Cambria" w:cs="Cambria" w:eastAsia="Cambria" w:hAnsi="Cambria"/>
          <w:b w:val="1"/>
          <w:i w:val="0"/>
          <w:smallCaps w:val="0"/>
          <w:strike w:val="0"/>
          <w:color w:val="000000"/>
          <w:sz w:val="32"/>
          <w:szCs w:val="32"/>
          <w:u w:val="single"/>
          <w:shd w:fill="auto" w:val="clear"/>
          <w:vertAlign w:val="baseline"/>
        </w:rPr>
      </w:pPr>
      <w:r w:rsidDel="00000000" w:rsidR="00000000" w:rsidRPr="00000000">
        <w:rPr>
          <w:rFonts w:ascii="Cambria" w:cs="Cambria" w:eastAsia="Cambria" w:hAnsi="Cambria"/>
          <w:b w:val="1"/>
          <w:sz w:val="32"/>
          <w:szCs w:val="32"/>
          <w:highlight w:val="cyan"/>
          <w:u w:val="single"/>
          <w:rtl w:val="0"/>
        </w:rPr>
        <w:t xml:space="preserve">Respondent identification</w:t>
      </w:r>
      <w:r w:rsidDel="00000000" w:rsidR="00000000" w:rsidRPr="00000000">
        <w:rPr>
          <w:rtl w:val="0"/>
        </w:rPr>
      </w:r>
    </w:p>
    <w:p w:rsidR="00000000" w:rsidDel="00000000" w:rsidP="00000000" w:rsidRDefault="00000000" w:rsidRPr="00000000" w14:paraId="00000084">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5">
      <w:pPr>
        <w:spacing w:line="240" w:lineRule="auto"/>
        <w:rPr>
          <w:rFonts w:ascii="Cambria" w:cs="Cambria" w:eastAsia="Cambria" w:hAnsi="Cambria"/>
          <w:color w:val="7030a0"/>
          <w:sz w:val="24"/>
          <w:szCs w:val="24"/>
        </w:rPr>
      </w:pPr>
      <w:r w:rsidDel="00000000" w:rsidR="00000000" w:rsidRPr="00000000">
        <w:rPr>
          <w:rFonts w:ascii="Cambria" w:cs="Cambria" w:eastAsia="Cambria" w:hAnsi="Cambria"/>
          <w:color w:val="7030a0"/>
          <w:sz w:val="24"/>
          <w:szCs w:val="24"/>
          <w:rtl w:val="0"/>
        </w:rPr>
        <w:t xml:space="preserve">[</w:t>
      </w:r>
      <w:r w:rsidDel="00000000" w:rsidR="00000000" w:rsidRPr="00000000">
        <w:rPr>
          <w:rFonts w:ascii="Cambria" w:cs="Cambria" w:eastAsia="Cambria" w:hAnsi="Cambria"/>
          <w:b w:val="1"/>
          <w:color w:val="7030a0"/>
          <w:sz w:val="24"/>
          <w:szCs w:val="24"/>
          <w:u w:val="single"/>
          <w:rtl w:val="0"/>
        </w:rPr>
        <w:t xml:space="preserve">Objectif</w:t>
      </w:r>
      <w:r w:rsidDel="00000000" w:rsidR="00000000" w:rsidRPr="00000000">
        <w:rPr>
          <w:rFonts w:ascii="Cambria" w:cs="Cambria" w:eastAsia="Cambria" w:hAnsi="Cambria"/>
          <w:color w:val="7030a0"/>
          <w:sz w:val="24"/>
          <w:szCs w:val="24"/>
          <w:rtl w:val="0"/>
        </w:rPr>
        <w:t xml:space="preserve"> : </w:t>
      </w:r>
      <w:r w:rsidDel="00000000" w:rsidR="00000000" w:rsidRPr="00000000">
        <w:rPr>
          <w:rFonts w:ascii="Cambria" w:cs="Cambria" w:eastAsia="Cambria" w:hAnsi="Cambria"/>
          <w:color w:val="7030a0"/>
          <w:sz w:val="24"/>
          <w:szCs w:val="24"/>
          <w:u w:val="single"/>
          <w:rtl w:val="0"/>
        </w:rPr>
        <w:t xml:space="preserve">s’assurer que le répondant au sondage 2 est bien le même répondant que pour le sondage 1</w:t>
      </w:r>
      <w:r w:rsidDel="00000000" w:rsidR="00000000" w:rsidRPr="00000000">
        <w:rPr>
          <w:rFonts w:ascii="Cambria" w:cs="Cambria" w:eastAsia="Cambria" w:hAnsi="Cambria"/>
          <w:color w:val="7030a0"/>
          <w:sz w:val="24"/>
          <w:szCs w:val="24"/>
          <w:rtl w:val="0"/>
        </w:rPr>
        <w:t xml:space="preserve">]</w:t>
      </w:r>
    </w:p>
    <w:p w:rsidR="00000000" w:rsidDel="00000000" w:rsidP="00000000" w:rsidRDefault="00000000" w:rsidRPr="00000000" w14:paraId="00000086">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7030a0"/>
          <w:sz w:val="24"/>
          <w:szCs w:val="24"/>
          <w:u w:val="none"/>
          <w:shd w:fill="auto" w:val="clear"/>
          <w:vertAlign w:val="baseline"/>
        </w:rPr>
      </w:pPr>
      <w:r w:rsidDel="00000000" w:rsidR="00000000" w:rsidRPr="00000000">
        <w:rPr>
          <w:rFonts w:ascii="Cambria" w:cs="Cambria" w:eastAsia="Cambria" w:hAnsi="Cambria"/>
          <w:b w:val="0"/>
          <w:i w:val="0"/>
          <w:smallCaps w:val="0"/>
          <w:strike w:val="0"/>
          <w:color w:val="7030a0"/>
          <w:sz w:val="24"/>
          <w:szCs w:val="24"/>
          <w:u w:val="none"/>
          <w:shd w:fill="auto" w:val="clear"/>
          <w:vertAlign w:val="baseline"/>
          <w:rtl w:val="0"/>
        </w:rPr>
        <w:t xml:space="preserve">Critères d’identification et lien au sondage #1 </w:t>
        <w:br w:type="textWrapping"/>
        <w:t xml:space="preserve">= année de naissance + mois + genre + pays d</w:t>
      </w:r>
      <w:r w:rsidDel="00000000" w:rsidR="00000000" w:rsidRPr="00000000">
        <w:rPr>
          <w:rFonts w:ascii="Cambria" w:cs="Cambria" w:eastAsia="Cambria" w:hAnsi="Cambria"/>
          <w:color w:val="7030a0"/>
          <w:sz w:val="24"/>
          <w:szCs w:val="24"/>
          <w:rtl w:val="0"/>
        </w:rPr>
        <w:t xml:space="preserve">’origine </w:t>
        <w:br w:type="textWrapping"/>
      </w:r>
      <w:r w:rsidDel="00000000" w:rsidR="00000000" w:rsidRPr="00000000">
        <w:rPr>
          <w:rFonts w:ascii="Cambria" w:cs="Cambria" w:eastAsia="Cambria" w:hAnsi="Cambria"/>
          <w:b w:val="0"/>
          <w:i w:val="0"/>
          <w:smallCaps w:val="0"/>
          <w:strike w:val="0"/>
          <w:color w:val="7030a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7030a0"/>
          <w:sz w:val="24"/>
          <w:szCs w:val="24"/>
          <w:highlight w:val="yellow"/>
          <w:u w:val="none"/>
          <w:vertAlign w:val="baseline"/>
          <w:rtl w:val="0"/>
        </w:rPr>
        <w:t xml:space="preserve">suffisant? dans le contexte o</w:t>
      </w:r>
      <w:r w:rsidDel="00000000" w:rsidR="00000000" w:rsidRPr="00000000">
        <w:rPr>
          <w:rFonts w:ascii="Cambria" w:cs="Cambria" w:eastAsia="Cambria" w:hAnsi="Cambria"/>
          <w:color w:val="7030a0"/>
          <w:sz w:val="24"/>
          <w:szCs w:val="24"/>
          <w:highlight w:val="yellow"/>
          <w:rtl w:val="0"/>
        </w:rPr>
        <w:t xml:space="preserve">ù on les contact avec leur adresse courriel</w:t>
      </w:r>
      <w:r w:rsidDel="00000000" w:rsidR="00000000" w:rsidRPr="00000000">
        <w:rPr>
          <w:rFonts w:ascii="Cambria" w:cs="Cambria" w:eastAsia="Cambria" w:hAnsi="Cambria"/>
          <w:b w:val="0"/>
          <w:i w:val="0"/>
          <w:smallCaps w:val="0"/>
          <w:strike w:val="0"/>
          <w:color w:val="7030a0"/>
          <w:sz w:val="24"/>
          <w:szCs w:val="24"/>
          <w:u w:val="none"/>
          <w:shd w:fill="auto" w:val="clear"/>
          <w:vertAlign w:val="baseline"/>
          <w:rtl w:val="0"/>
        </w:rPr>
        <w:t xml:space="preserve">]</w:t>
      </w:r>
    </w:p>
    <w:p w:rsidR="00000000" w:rsidDel="00000000" w:rsidP="00000000" w:rsidRDefault="00000000" w:rsidRPr="00000000" w14:paraId="00000087">
      <w:pPr>
        <w:spacing w:line="240" w:lineRule="auto"/>
        <w:rPr>
          <w:rFonts w:ascii="Cambria" w:cs="Cambria" w:eastAsia="Cambria" w:hAnsi="Cambria"/>
          <w:sz w:val="24"/>
          <w:szCs w:val="24"/>
        </w:rPr>
      </w:pPr>
      <w:r w:rsidDel="00000000" w:rsidR="00000000" w:rsidRPr="00000000">
        <w:rPr>
          <w:rFonts w:ascii="Cambria" w:cs="Cambria" w:eastAsia="Cambria" w:hAnsi="Cambria"/>
          <w:color w:val="7030a0"/>
          <w:sz w:val="24"/>
          <w:szCs w:val="24"/>
          <w:rtl w:val="0"/>
        </w:rPr>
        <w:t xml:space="preserve">[</w:t>
      </w:r>
      <w:r w:rsidDel="00000000" w:rsidR="00000000" w:rsidRPr="00000000">
        <w:rPr>
          <w:rFonts w:ascii="Cambria" w:cs="Cambria" w:eastAsia="Cambria" w:hAnsi="Cambria"/>
          <w:color w:val="7030a0"/>
          <w:sz w:val="24"/>
          <w:szCs w:val="24"/>
          <w:highlight w:val="yellow"/>
          <w:rtl w:val="0"/>
        </w:rPr>
        <w:t xml:space="preserve">Avec</w:t>
      </w:r>
      <w:r w:rsidDel="00000000" w:rsidR="00000000" w:rsidRPr="00000000">
        <w:rPr>
          <w:rFonts w:ascii="Cambria" w:cs="Cambria" w:eastAsia="Cambria" w:hAnsi="Cambria"/>
          <w:color w:val="7030a0"/>
          <w:sz w:val="24"/>
          <w:szCs w:val="24"/>
          <w:rtl w:val="0"/>
        </w:rPr>
        <w:t xml:space="preserve"> </w:t>
      </w:r>
      <w:r w:rsidDel="00000000" w:rsidR="00000000" w:rsidRPr="00000000">
        <w:rPr>
          <w:rFonts w:ascii="Cambria" w:cs="Cambria" w:eastAsia="Cambria" w:hAnsi="Cambria"/>
          <w:color w:val="7030a0"/>
          <w:sz w:val="24"/>
          <w:szCs w:val="24"/>
          <w:highlight w:val="yellow"/>
          <w:rtl w:val="0"/>
        </w:rPr>
        <w:t xml:space="preserve">Léger</w:t>
      </w:r>
      <w:r w:rsidDel="00000000" w:rsidR="00000000" w:rsidRPr="00000000">
        <w:rPr>
          <w:rFonts w:ascii="Cambria" w:cs="Cambria" w:eastAsia="Cambria" w:hAnsi="Cambria"/>
          <w:color w:val="7030a0"/>
          <w:sz w:val="24"/>
          <w:szCs w:val="24"/>
          <w:rtl w:val="0"/>
        </w:rPr>
        <w:t xml:space="preserve"> : </w:t>
      </w:r>
      <w:r w:rsidDel="00000000" w:rsidR="00000000" w:rsidRPr="00000000">
        <w:rPr>
          <w:rFonts w:ascii="Cambria" w:cs="Cambria" w:eastAsia="Cambria" w:hAnsi="Cambria"/>
          <w:b w:val="1"/>
          <w:color w:val="7030a0"/>
          <w:sz w:val="24"/>
          <w:szCs w:val="24"/>
          <w:u w:val="single"/>
          <w:rtl w:val="0"/>
        </w:rPr>
        <w:t xml:space="preserve">pop non-immi</w:t>
      </w:r>
      <w:r w:rsidDel="00000000" w:rsidR="00000000" w:rsidRPr="00000000">
        <w:rPr>
          <w:rFonts w:ascii="Cambria" w:cs="Cambria" w:eastAsia="Cambria" w:hAnsi="Cambria"/>
          <w:color w:val="7030a0"/>
          <w:sz w:val="24"/>
          <w:szCs w:val="24"/>
          <w:rtl w:val="0"/>
        </w:rPr>
        <w:t xml:space="preserve"> = demander à Danny pour l’identifiant liant les vagues]</w:t>
      </w:r>
      <w:r w:rsidDel="00000000" w:rsidR="00000000" w:rsidRPr="00000000">
        <w:rPr>
          <w:rtl w:val="0"/>
        </w:rPr>
      </w:r>
    </w:p>
    <w:p w:rsidR="00000000" w:rsidDel="00000000" w:rsidP="00000000" w:rsidRDefault="00000000" w:rsidRPr="00000000" w14:paraId="00000088">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9">
      <w:pPr>
        <w:spacing w:line="240" w:lineRule="auto"/>
        <w:jc w:val="both"/>
        <w:rPr>
          <w:rFonts w:ascii="Cambria" w:cs="Cambria" w:eastAsia="Cambria" w:hAnsi="Cambria"/>
          <w:color w:val="000000"/>
          <w:sz w:val="24"/>
          <w:szCs w:val="24"/>
        </w:rPr>
      </w:pPr>
      <w:r w:rsidDel="00000000" w:rsidR="00000000" w:rsidRPr="00000000">
        <w:rPr>
          <w:rFonts w:ascii="Times New Roman" w:cs="Times New Roman" w:eastAsia="Times New Roman" w:hAnsi="Times New Roman"/>
          <w:sz w:val="24"/>
          <w:szCs w:val="24"/>
          <w:rtl w:val="0"/>
        </w:rPr>
        <w:t xml:space="preserve">Before beginning the survey, we will ask you a few questions about yourself. This will ensure we reach a group of respondents that is representative of the population.</w:t>
      </w:r>
      <w:r w:rsidDel="00000000" w:rsidR="00000000" w:rsidRPr="00000000">
        <w:rPr>
          <w:rtl w:val="0"/>
        </w:rPr>
      </w:r>
    </w:p>
    <w:p w:rsidR="00000000" w:rsidDel="00000000" w:rsidP="00000000" w:rsidRDefault="00000000" w:rsidRPr="00000000" w14:paraId="0000008A">
      <w:pP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08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what </w:t>
      </w:r>
      <w:r w:rsidDel="00000000" w:rsidR="00000000" w:rsidRPr="00000000">
        <w:rPr>
          <w:rFonts w:ascii="Cambria" w:cs="Cambria" w:eastAsia="Cambria" w:hAnsi="Cambria"/>
          <w:b w:val="1"/>
          <w:sz w:val="24"/>
          <w:szCs w:val="24"/>
          <w:rtl w:val="0"/>
        </w:rPr>
        <w:t xml:space="preserve">year </w:t>
      </w:r>
      <w:r w:rsidDel="00000000" w:rsidR="00000000" w:rsidRPr="00000000">
        <w:rPr>
          <w:rFonts w:ascii="Cambria" w:cs="Cambria" w:eastAsia="Cambria" w:hAnsi="Cambria"/>
          <w:sz w:val="24"/>
          <w:szCs w:val="24"/>
          <w:rtl w:val="0"/>
        </w:rPr>
        <w:t xml:space="preserve">were you born?</w:t>
      </w:r>
    </w:p>
    <w:p w:rsidR="00000000" w:rsidDel="00000000" w:rsidP="00000000" w:rsidRDefault="00000000" w:rsidRPr="00000000" w14:paraId="0000008C">
      <w:pPr>
        <w:numPr>
          <w:ilvl w:val="0"/>
          <w:numId w:val="22"/>
        </w:numPr>
        <w:spacing w:line="240" w:lineRule="auto"/>
        <w:ind w:left="720" w:hanging="360"/>
        <w:rPr>
          <w:rFonts w:ascii="Cambria" w:cs="Cambria" w:eastAsia="Cambria" w:hAnsi="Cambria"/>
          <w:color w:val="0070c0"/>
          <w:sz w:val="24"/>
          <w:szCs w:val="24"/>
        </w:rPr>
      </w:pPr>
      <w:r w:rsidDel="00000000" w:rsidR="00000000" w:rsidRPr="00000000">
        <w:rPr>
          <w:rFonts w:ascii="Cambria" w:cs="Cambria" w:eastAsia="Cambria" w:hAnsi="Cambria"/>
          <w:color w:val="0070c0"/>
          <w:sz w:val="24"/>
          <w:szCs w:val="24"/>
          <w:rtl w:val="0"/>
        </w:rPr>
        <w:t xml:space="preserve">Liste déroulante </w:t>
      </w:r>
    </w:p>
    <w:p w:rsidR="00000000" w:rsidDel="00000000" w:rsidP="00000000" w:rsidRDefault="00000000" w:rsidRPr="00000000" w14:paraId="0000008D">
      <w:pPr>
        <w:numPr>
          <w:ilvl w:val="0"/>
          <w:numId w:val="22"/>
        </w:numPr>
        <w:ind w:left="720" w:hanging="360"/>
        <w:rPr>
          <w:rFonts w:ascii="Cambria" w:cs="Cambria" w:eastAsia="Cambria" w:hAnsi="Cambria"/>
          <w:color w:val="0070c0"/>
          <w:sz w:val="24"/>
          <w:szCs w:val="24"/>
        </w:rPr>
      </w:pPr>
      <w:r w:rsidDel="00000000" w:rsidR="00000000" w:rsidRPr="00000000">
        <w:rPr>
          <w:rFonts w:ascii="Cambria" w:cs="Cambria" w:eastAsia="Cambria" w:hAnsi="Cambria"/>
          <w:b w:val="1"/>
          <w:color w:val="0070c0"/>
          <w:sz w:val="24"/>
          <w:szCs w:val="24"/>
          <w:rtl w:val="0"/>
        </w:rPr>
        <w:t xml:space="preserve">[Ne pas mettre je ne sais pas]</w:t>
      </w:r>
      <w:r w:rsidDel="00000000" w:rsidR="00000000" w:rsidRPr="00000000">
        <w:rPr>
          <w:rtl w:val="0"/>
        </w:rPr>
      </w:r>
    </w:p>
    <w:p w:rsidR="00000000" w:rsidDel="00000000" w:rsidP="00000000" w:rsidRDefault="00000000" w:rsidRPr="00000000" w14:paraId="0000008E">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what </w:t>
      </w:r>
      <w:r w:rsidDel="00000000" w:rsidR="00000000" w:rsidRPr="00000000">
        <w:rPr>
          <w:rFonts w:ascii="Cambria" w:cs="Cambria" w:eastAsia="Cambria" w:hAnsi="Cambria"/>
          <w:b w:val="1"/>
          <w:sz w:val="24"/>
          <w:szCs w:val="24"/>
          <w:rtl w:val="0"/>
        </w:rPr>
        <w:t xml:space="preserve">month </w:t>
      </w:r>
      <w:r w:rsidDel="00000000" w:rsidR="00000000" w:rsidRPr="00000000">
        <w:rPr>
          <w:rFonts w:ascii="Cambria" w:cs="Cambria" w:eastAsia="Cambria" w:hAnsi="Cambria"/>
          <w:sz w:val="24"/>
          <w:szCs w:val="24"/>
          <w:rtl w:val="0"/>
        </w:rPr>
        <w:t xml:space="preserve">were you born?</w:t>
      </w:r>
    </w:p>
    <w:p w:rsidR="00000000" w:rsidDel="00000000" w:rsidP="00000000" w:rsidRDefault="00000000" w:rsidRPr="00000000" w14:paraId="00000090">
      <w:pPr>
        <w:numPr>
          <w:ilvl w:val="0"/>
          <w:numId w:val="22"/>
        </w:numPr>
        <w:spacing w:line="240" w:lineRule="auto"/>
        <w:ind w:left="720" w:hanging="360"/>
        <w:rPr>
          <w:rFonts w:ascii="Cambria" w:cs="Cambria" w:eastAsia="Cambria" w:hAnsi="Cambria"/>
          <w:color w:val="0070c0"/>
          <w:sz w:val="24"/>
          <w:szCs w:val="24"/>
        </w:rPr>
      </w:pPr>
      <w:r w:rsidDel="00000000" w:rsidR="00000000" w:rsidRPr="00000000">
        <w:rPr>
          <w:rFonts w:ascii="Cambria" w:cs="Cambria" w:eastAsia="Cambria" w:hAnsi="Cambria"/>
          <w:color w:val="0070c0"/>
          <w:sz w:val="24"/>
          <w:szCs w:val="24"/>
          <w:rtl w:val="0"/>
        </w:rPr>
        <w:t xml:space="preserve">Liste déroulante </w:t>
      </w:r>
    </w:p>
    <w:p w:rsidR="00000000" w:rsidDel="00000000" w:rsidP="00000000" w:rsidRDefault="00000000" w:rsidRPr="00000000" w14:paraId="00000091">
      <w:pPr>
        <w:ind w:left="720" w:firstLine="0"/>
        <w:rPr>
          <w:rFonts w:ascii="Cambria" w:cs="Cambria" w:eastAsia="Cambria" w:hAnsi="Cambria"/>
          <w:b w:val="1"/>
          <w:color w:val="0070c0"/>
          <w:sz w:val="24"/>
          <w:szCs w:val="24"/>
        </w:rPr>
      </w:pPr>
      <w:r w:rsidDel="00000000" w:rsidR="00000000" w:rsidRPr="00000000">
        <w:rPr>
          <w:rFonts w:ascii="Cambria" w:cs="Cambria" w:eastAsia="Cambria" w:hAnsi="Cambria"/>
          <w:b w:val="1"/>
          <w:color w:val="0070c0"/>
          <w:sz w:val="24"/>
          <w:szCs w:val="24"/>
          <w:rtl w:val="0"/>
        </w:rPr>
        <w:t xml:space="preserve">[SI MOINS QUE 18 ANS = sortie du sondage </w:t>
      </w:r>
      <w:r w:rsidDel="00000000" w:rsidR="00000000" w:rsidRPr="00000000">
        <w:rPr>
          <w:rFonts w:ascii="Noto Sans Symbols" w:cs="Noto Sans Symbols" w:eastAsia="Noto Sans Symbols" w:hAnsi="Noto Sans Symbols"/>
          <w:b w:val="1"/>
          <w:color w:val="0070c0"/>
          <w:sz w:val="24"/>
          <w:szCs w:val="24"/>
          <w:rtl w:val="0"/>
        </w:rPr>
        <w:t xml:space="preserve">⇒</w:t>
      </w:r>
      <w:r w:rsidDel="00000000" w:rsidR="00000000" w:rsidRPr="00000000">
        <w:rPr>
          <w:rFonts w:ascii="Cambria" w:cs="Cambria" w:eastAsia="Cambria" w:hAnsi="Cambria"/>
          <w:b w:val="1"/>
          <w:color w:val="0070c0"/>
          <w:sz w:val="24"/>
          <w:szCs w:val="24"/>
          <w:rtl w:val="0"/>
        </w:rPr>
        <w:t xml:space="preserve"> </w:t>
      </w:r>
      <w:r w:rsidDel="00000000" w:rsidR="00000000" w:rsidRPr="00000000">
        <w:rPr>
          <w:rFonts w:ascii="Cambria" w:cs="Cambria" w:eastAsia="Cambria" w:hAnsi="Cambria"/>
          <w:b w:val="1"/>
          <w:color w:val="0070c0"/>
          <w:sz w:val="24"/>
          <w:szCs w:val="24"/>
          <w:u w:val="single"/>
          <w:rtl w:val="0"/>
        </w:rPr>
        <w:t xml:space="preserve">Message de sortie</w:t>
      </w:r>
      <w:r w:rsidDel="00000000" w:rsidR="00000000" w:rsidRPr="00000000">
        <w:rPr>
          <w:rFonts w:ascii="Cambria" w:cs="Cambria" w:eastAsia="Cambria" w:hAnsi="Cambria"/>
          <w:b w:val="1"/>
          <w:color w:val="0070c0"/>
          <w:sz w:val="24"/>
          <w:szCs w:val="24"/>
          <w:rtl w:val="0"/>
        </w:rPr>
        <w:t xml:space="preserve">]</w:t>
      </w:r>
    </w:p>
    <w:p w:rsidR="00000000" w:rsidDel="00000000" w:rsidP="00000000" w:rsidRDefault="00000000" w:rsidRPr="00000000" w14:paraId="00000092">
      <w:pPr>
        <w:numPr>
          <w:ilvl w:val="0"/>
          <w:numId w:val="32"/>
        </w:numPr>
        <w:ind w:left="720" w:hanging="360"/>
        <w:rPr>
          <w:rFonts w:ascii="Cambria" w:cs="Cambria" w:eastAsia="Cambria" w:hAnsi="Cambria"/>
          <w:color w:val="0070c0"/>
          <w:sz w:val="24"/>
          <w:szCs w:val="24"/>
        </w:rPr>
      </w:pPr>
      <w:r w:rsidDel="00000000" w:rsidR="00000000" w:rsidRPr="00000000">
        <w:rPr>
          <w:rFonts w:ascii="Cambria" w:cs="Cambria" w:eastAsia="Cambria" w:hAnsi="Cambria"/>
          <w:b w:val="1"/>
          <w:color w:val="0070c0"/>
          <w:sz w:val="24"/>
          <w:szCs w:val="24"/>
          <w:rtl w:val="0"/>
        </w:rPr>
        <w:t xml:space="preserve">[Ne pas mettre je ne sais pas]</w:t>
      </w:r>
    </w:p>
    <w:p w:rsidR="00000000" w:rsidDel="00000000" w:rsidP="00000000" w:rsidRDefault="00000000" w:rsidRPr="00000000" w14:paraId="00000093">
      <w:pPr>
        <w:ind w:left="0" w:firstLine="0"/>
        <w:rPr>
          <w:rFonts w:ascii="Cambria" w:cs="Cambria" w:eastAsia="Cambria" w:hAnsi="Cambria"/>
          <w:b w:val="1"/>
          <w:color w:val="0070c0"/>
          <w:sz w:val="24"/>
          <w:szCs w:val="24"/>
        </w:rPr>
      </w:pPr>
      <w:r w:rsidDel="00000000" w:rsidR="00000000" w:rsidRPr="00000000">
        <w:rPr>
          <w:rtl w:val="0"/>
        </w:rPr>
      </w:r>
    </w:p>
    <w:p w:rsidR="00000000" w:rsidDel="00000000" w:rsidP="00000000" w:rsidRDefault="00000000" w:rsidRPr="00000000" w14:paraId="0000009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your </w:t>
      </w:r>
      <w:r w:rsidDel="00000000" w:rsidR="00000000" w:rsidRPr="00000000">
        <w:rPr>
          <w:rFonts w:ascii="Times New Roman" w:cs="Times New Roman" w:eastAsia="Times New Roman" w:hAnsi="Times New Roman"/>
          <w:b w:val="1"/>
          <w:sz w:val="24"/>
          <w:szCs w:val="24"/>
          <w:rtl w:val="0"/>
        </w:rPr>
        <w:t xml:space="preserve">gender?</w:t>
      </w:r>
      <w:r w:rsidDel="00000000" w:rsidR="00000000" w:rsidRPr="00000000">
        <w:rPr>
          <w:rtl w:val="0"/>
        </w:rPr>
      </w:r>
    </w:p>
    <w:p w:rsidR="00000000" w:rsidDel="00000000" w:rsidP="00000000" w:rsidRDefault="00000000" w:rsidRPr="00000000" w14:paraId="00000095">
      <w:pPr>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w:t>
      </w:r>
    </w:p>
    <w:p w:rsidR="00000000" w:rsidDel="00000000" w:rsidP="00000000" w:rsidRDefault="00000000" w:rsidRPr="00000000" w14:paraId="00000096">
      <w:pPr>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Woman</w:t>
      </w:r>
    </w:p>
    <w:p w:rsidR="00000000" w:rsidDel="00000000" w:rsidP="00000000" w:rsidRDefault="00000000" w:rsidRPr="00000000" w14:paraId="00000097">
      <w:pPr>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identify differently</w:t>
      </w:r>
    </w:p>
    <w:p w:rsidR="00000000" w:rsidDel="00000000" w:rsidP="00000000" w:rsidRDefault="00000000" w:rsidRPr="00000000" w14:paraId="00000098">
      <w:pPr>
        <w:numPr>
          <w:ilvl w:val="0"/>
          <w:numId w:val="1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rather not say</w:t>
      </w:r>
      <w:r w:rsidDel="00000000" w:rsidR="00000000" w:rsidRPr="00000000">
        <w:rPr>
          <w:rtl w:val="0"/>
        </w:rPr>
      </w:r>
    </w:p>
    <w:p w:rsidR="00000000" w:rsidDel="00000000" w:rsidP="00000000" w:rsidRDefault="00000000" w:rsidRPr="00000000" w14:paraId="00000099">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A">
      <w:pPr>
        <w:jc w:val="both"/>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What is the </w:t>
      </w:r>
      <w:r w:rsidDel="00000000" w:rsidR="00000000" w:rsidRPr="00000000">
        <w:rPr>
          <w:rFonts w:ascii="Times New Roman" w:cs="Times New Roman" w:eastAsia="Times New Roman" w:hAnsi="Times New Roman"/>
          <w:b w:val="1"/>
          <w:sz w:val="24"/>
          <w:szCs w:val="24"/>
          <w:rtl w:val="0"/>
        </w:rPr>
        <w:t xml:space="preserve">first language</w:t>
      </w:r>
      <w:r w:rsidDel="00000000" w:rsidR="00000000" w:rsidRPr="00000000">
        <w:rPr>
          <w:rFonts w:ascii="Times New Roman" w:cs="Times New Roman" w:eastAsia="Times New Roman" w:hAnsi="Times New Roman"/>
          <w:sz w:val="24"/>
          <w:szCs w:val="24"/>
          <w:rtl w:val="0"/>
        </w:rPr>
        <w:t xml:space="preserve"> you learned and still speak?</w:t>
      </w:r>
    </w:p>
    <w:p w:rsidR="00000000" w:rsidDel="00000000" w:rsidP="00000000" w:rsidRDefault="00000000" w:rsidRPr="00000000" w14:paraId="0000009B">
      <w:pPr>
        <w:numPr>
          <w:ilvl w:val="0"/>
          <w:numId w:val="2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French</w:t>
      </w:r>
    </w:p>
    <w:p w:rsidR="00000000" w:rsidDel="00000000" w:rsidP="00000000" w:rsidRDefault="00000000" w:rsidRPr="00000000" w14:paraId="0000009C">
      <w:pPr>
        <w:numPr>
          <w:ilvl w:val="0"/>
          <w:numId w:val="2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English</w:t>
      </w:r>
    </w:p>
    <w:p w:rsidR="00000000" w:rsidDel="00000000" w:rsidP="00000000" w:rsidRDefault="00000000" w:rsidRPr="00000000" w14:paraId="0000009D">
      <w:pPr>
        <w:numPr>
          <w:ilvl w:val="0"/>
          <w:numId w:val="2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Arabic     </w:t>
      </w:r>
    </w:p>
    <w:p w:rsidR="00000000" w:rsidDel="00000000" w:rsidP="00000000" w:rsidRDefault="00000000" w:rsidRPr="00000000" w14:paraId="0000009E">
      <w:pPr>
        <w:numPr>
          <w:ilvl w:val="0"/>
          <w:numId w:val="2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Kabyle</w:t>
      </w:r>
    </w:p>
    <w:p w:rsidR="00000000" w:rsidDel="00000000" w:rsidP="00000000" w:rsidRDefault="00000000" w:rsidRPr="00000000" w14:paraId="0000009F">
      <w:pPr>
        <w:numPr>
          <w:ilvl w:val="0"/>
          <w:numId w:val="2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Cantonese, Mandarin</w:t>
      </w:r>
    </w:p>
    <w:p w:rsidR="00000000" w:rsidDel="00000000" w:rsidP="00000000" w:rsidRDefault="00000000" w:rsidRPr="00000000" w14:paraId="000000A0">
      <w:pPr>
        <w:numPr>
          <w:ilvl w:val="0"/>
          <w:numId w:val="2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Filipino/Tagalog</w:t>
      </w:r>
    </w:p>
    <w:p w:rsidR="00000000" w:rsidDel="00000000" w:rsidP="00000000" w:rsidRDefault="00000000" w:rsidRPr="00000000" w14:paraId="000000A1">
      <w:pPr>
        <w:numPr>
          <w:ilvl w:val="0"/>
          <w:numId w:val="2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German</w:t>
      </w:r>
    </w:p>
    <w:p w:rsidR="00000000" w:rsidDel="00000000" w:rsidP="00000000" w:rsidRDefault="00000000" w:rsidRPr="00000000" w14:paraId="000000A2">
      <w:pPr>
        <w:numPr>
          <w:ilvl w:val="0"/>
          <w:numId w:val="2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Indian, Hindi, Gujarati</w:t>
      </w:r>
    </w:p>
    <w:p w:rsidR="00000000" w:rsidDel="00000000" w:rsidP="00000000" w:rsidRDefault="00000000" w:rsidRPr="00000000" w14:paraId="000000A3">
      <w:pPr>
        <w:numPr>
          <w:ilvl w:val="0"/>
          <w:numId w:val="2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Italian</w:t>
      </w:r>
    </w:p>
    <w:p w:rsidR="00000000" w:rsidDel="00000000" w:rsidP="00000000" w:rsidRDefault="00000000" w:rsidRPr="00000000" w14:paraId="000000A4">
      <w:pPr>
        <w:numPr>
          <w:ilvl w:val="0"/>
          <w:numId w:val="2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Korean</w:t>
      </w:r>
    </w:p>
    <w:p w:rsidR="00000000" w:rsidDel="00000000" w:rsidP="00000000" w:rsidRDefault="00000000" w:rsidRPr="00000000" w14:paraId="000000A5">
      <w:pPr>
        <w:numPr>
          <w:ilvl w:val="0"/>
          <w:numId w:val="2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Pakistani, Punjabi, Urdu </w:t>
      </w:r>
    </w:p>
    <w:p w:rsidR="00000000" w:rsidDel="00000000" w:rsidP="00000000" w:rsidRDefault="00000000" w:rsidRPr="00000000" w14:paraId="000000A6">
      <w:pPr>
        <w:numPr>
          <w:ilvl w:val="0"/>
          <w:numId w:val="2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Persian</w:t>
      </w:r>
    </w:p>
    <w:p w:rsidR="00000000" w:rsidDel="00000000" w:rsidP="00000000" w:rsidRDefault="00000000" w:rsidRPr="00000000" w14:paraId="000000A7">
      <w:pPr>
        <w:numPr>
          <w:ilvl w:val="0"/>
          <w:numId w:val="2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Russian</w:t>
      </w:r>
    </w:p>
    <w:p w:rsidR="00000000" w:rsidDel="00000000" w:rsidP="00000000" w:rsidRDefault="00000000" w:rsidRPr="00000000" w14:paraId="000000A8">
      <w:pPr>
        <w:numPr>
          <w:ilvl w:val="0"/>
          <w:numId w:val="2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Spanish/Catalan</w:t>
      </w:r>
    </w:p>
    <w:p w:rsidR="00000000" w:rsidDel="00000000" w:rsidP="00000000" w:rsidRDefault="00000000" w:rsidRPr="00000000" w14:paraId="000000A9">
      <w:pPr>
        <w:numPr>
          <w:ilvl w:val="0"/>
          <w:numId w:val="2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Portuguese</w:t>
      </w:r>
    </w:p>
    <w:p w:rsidR="00000000" w:rsidDel="00000000" w:rsidP="00000000" w:rsidRDefault="00000000" w:rsidRPr="00000000" w14:paraId="000000AA">
      <w:pPr>
        <w:numPr>
          <w:ilvl w:val="0"/>
          <w:numId w:val="2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Tamil</w:t>
      </w:r>
    </w:p>
    <w:p w:rsidR="00000000" w:rsidDel="00000000" w:rsidP="00000000" w:rsidRDefault="00000000" w:rsidRPr="00000000" w14:paraId="000000AB">
      <w:pPr>
        <w:numPr>
          <w:ilvl w:val="0"/>
          <w:numId w:val="2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Vietnamese</w:t>
      </w:r>
    </w:p>
    <w:p w:rsidR="00000000" w:rsidDel="00000000" w:rsidP="00000000" w:rsidRDefault="00000000" w:rsidRPr="00000000" w14:paraId="000000AC">
      <w:pPr>
        <w:numPr>
          <w:ilvl w:val="0"/>
          <w:numId w:val="27"/>
        </w:numPr>
        <w:spacing w:line="240" w:lineRule="auto"/>
        <w:ind w:left="720" w:hanging="360"/>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sz w:val="24"/>
          <w:szCs w:val="24"/>
          <w:rtl w:val="0"/>
        </w:rPr>
        <w:t xml:space="preserve">Other. Specify: </w:t>
      </w:r>
      <w:r w:rsidDel="00000000" w:rsidR="00000000" w:rsidRPr="00000000">
        <w:rPr>
          <w:rFonts w:ascii="Times New Roman" w:cs="Times New Roman" w:eastAsia="Times New Roman" w:hAnsi="Times New Roman"/>
          <w:color w:val="0070c0"/>
          <w:sz w:val="24"/>
          <w:szCs w:val="24"/>
          <w:rtl w:val="0"/>
        </w:rPr>
        <w:t xml:space="preserve">[boîte à remplir]</w:t>
      </w:r>
    </w:p>
    <w:p w:rsidR="00000000" w:rsidDel="00000000" w:rsidP="00000000" w:rsidRDefault="00000000" w:rsidRPr="00000000" w14:paraId="000000AD">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Where were you born? </w:t>
      </w:r>
    </w:p>
    <w:p w:rsidR="00000000" w:rsidDel="00000000" w:rsidP="00000000" w:rsidRDefault="00000000" w:rsidRPr="00000000" w14:paraId="000000AF">
      <w:pPr>
        <w:numPr>
          <w:ilvl w:val="0"/>
          <w:numId w:val="5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Quebec</w:t>
      </w:r>
    </w:p>
    <w:p w:rsidR="00000000" w:rsidDel="00000000" w:rsidP="00000000" w:rsidRDefault="00000000" w:rsidRPr="00000000" w14:paraId="000000B0">
      <w:pPr>
        <w:numPr>
          <w:ilvl w:val="0"/>
          <w:numId w:val="5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Canada (outside of Quebec)</w:t>
      </w:r>
    </w:p>
    <w:p w:rsidR="00000000" w:rsidDel="00000000" w:rsidP="00000000" w:rsidRDefault="00000000" w:rsidRPr="00000000" w14:paraId="000000B1">
      <w:pPr>
        <w:numPr>
          <w:ilvl w:val="0"/>
          <w:numId w:val="5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another country</w:t>
      </w:r>
    </w:p>
    <w:p w:rsidR="00000000" w:rsidDel="00000000" w:rsidP="00000000" w:rsidRDefault="00000000" w:rsidRPr="00000000" w14:paraId="000000B2">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3">
      <w:pPr>
        <w:spacing w:line="240" w:lineRule="auto"/>
        <w:ind w:firstLine="566.9291338582675"/>
        <w:rPr>
          <w:rFonts w:ascii="Cambria" w:cs="Cambria" w:eastAsia="Cambria" w:hAnsi="Cambria"/>
          <w:b w:val="1"/>
          <w:color w:val="0070c0"/>
          <w:sz w:val="24"/>
          <w:szCs w:val="24"/>
        </w:rPr>
      </w:pPr>
      <w:r w:rsidDel="00000000" w:rsidR="00000000" w:rsidRPr="00000000">
        <w:rPr>
          <w:rFonts w:ascii="Cambria" w:cs="Cambria" w:eastAsia="Cambria" w:hAnsi="Cambria"/>
          <w:b w:val="1"/>
          <w:color w:val="0070c0"/>
          <w:sz w:val="24"/>
          <w:szCs w:val="24"/>
          <w:rtl w:val="0"/>
        </w:rPr>
        <w:t xml:space="preserve">[SI: dans un autre pays]</w:t>
      </w:r>
    </w:p>
    <w:p w:rsidR="00000000" w:rsidDel="00000000" w:rsidP="00000000" w:rsidRDefault="00000000" w:rsidRPr="00000000" w14:paraId="000000B4">
      <w:pPr>
        <w:spacing w:line="240" w:lineRule="auto"/>
        <w:ind w:firstLine="566.92913385826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your </w:t>
      </w:r>
      <w:r w:rsidDel="00000000" w:rsidR="00000000" w:rsidRPr="00000000">
        <w:rPr>
          <w:rFonts w:ascii="Times New Roman" w:cs="Times New Roman" w:eastAsia="Times New Roman" w:hAnsi="Times New Roman"/>
          <w:b w:val="1"/>
          <w:sz w:val="24"/>
          <w:szCs w:val="24"/>
          <w:rtl w:val="0"/>
        </w:rPr>
        <w:t xml:space="preserve">country of origin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5">
      <w:pPr>
        <w:numPr>
          <w:ilvl w:val="0"/>
          <w:numId w:val="46"/>
        </w:numPr>
        <w:spacing w:line="240" w:lineRule="auto"/>
        <w:ind w:left="720" w:hanging="360"/>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color w:val="0070c0"/>
          <w:sz w:val="24"/>
          <w:szCs w:val="24"/>
          <w:rtl w:val="0"/>
        </w:rPr>
        <w:t xml:space="preserve">[Liste déroulante de pays]</w:t>
      </w:r>
      <w:r w:rsidDel="00000000" w:rsidR="00000000" w:rsidRPr="00000000">
        <w:rPr>
          <w:rtl w:val="0"/>
        </w:rPr>
      </w:r>
    </w:p>
    <w:p w:rsidR="00000000" w:rsidDel="00000000" w:rsidP="00000000" w:rsidRDefault="00000000" w:rsidRPr="00000000" w14:paraId="000000B6">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7">
      <w:pPr>
        <w:spacing w:line="240" w:lineRule="auto"/>
        <w:ind w:firstLine="566.9291338582675"/>
        <w:rPr>
          <w:rFonts w:ascii="Cambria" w:cs="Cambria" w:eastAsia="Cambria" w:hAnsi="Cambria"/>
          <w:sz w:val="24"/>
          <w:szCs w:val="24"/>
        </w:rPr>
      </w:pPr>
      <w:r w:rsidDel="00000000" w:rsidR="00000000" w:rsidRPr="00000000">
        <w:rPr>
          <w:rFonts w:ascii="Cambria" w:cs="Cambria" w:eastAsia="Cambria" w:hAnsi="Cambria"/>
          <w:b w:val="1"/>
          <w:color w:val="0070c0"/>
          <w:sz w:val="24"/>
          <w:szCs w:val="24"/>
          <w:rtl w:val="0"/>
        </w:rPr>
        <w:t xml:space="preserve">[SI: dans un autre pays]</w:t>
      </w:r>
      <w:r w:rsidDel="00000000" w:rsidR="00000000" w:rsidRPr="00000000">
        <w:rPr>
          <w:rtl w:val="0"/>
        </w:rPr>
      </w:r>
    </w:p>
    <w:p w:rsidR="00000000" w:rsidDel="00000000" w:rsidP="00000000" w:rsidRDefault="00000000" w:rsidRPr="00000000" w14:paraId="000000B8">
      <w:pPr>
        <w:spacing w:line="240" w:lineRule="auto"/>
        <w:ind w:firstLine="566.9291338582675"/>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what year did you settle </w:t>
      </w:r>
      <w:r w:rsidDel="00000000" w:rsidR="00000000" w:rsidRPr="00000000">
        <w:rPr>
          <w:rFonts w:ascii="Cambria" w:cs="Cambria" w:eastAsia="Cambria" w:hAnsi="Cambria"/>
          <w:b w:val="1"/>
          <w:sz w:val="24"/>
          <w:szCs w:val="24"/>
          <w:rtl w:val="0"/>
        </w:rPr>
        <w:t xml:space="preserve">in Quebec</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B9">
      <w:pPr>
        <w:spacing w:line="24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year which you settled permanently and continuously in Quebec)</w:t>
      </w:r>
    </w:p>
    <w:p w:rsidR="00000000" w:rsidDel="00000000" w:rsidP="00000000" w:rsidRDefault="00000000" w:rsidRPr="00000000" w14:paraId="000000BA">
      <w:pPr>
        <w:spacing w:line="240" w:lineRule="auto"/>
        <w:ind w:left="1080" w:hanging="513.0708661417325"/>
        <w:rPr>
          <w:rFonts w:ascii="Cambria" w:cs="Cambria" w:eastAsia="Cambria" w:hAnsi="Cambria"/>
          <w:color w:val="0070c0"/>
          <w:sz w:val="24"/>
          <w:szCs w:val="24"/>
        </w:rPr>
      </w:pPr>
      <w:r w:rsidDel="00000000" w:rsidR="00000000" w:rsidRPr="00000000">
        <w:rPr>
          <w:rFonts w:ascii="Cambria" w:cs="Cambria" w:eastAsia="Cambria" w:hAnsi="Cambria"/>
          <w:color w:val="0070c0"/>
          <w:sz w:val="24"/>
          <w:szCs w:val="24"/>
          <w:rtl w:val="0"/>
        </w:rPr>
        <w:t xml:space="preserve">-</w:t>
      </w:r>
      <w:r w:rsidDel="00000000" w:rsidR="00000000" w:rsidRPr="00000000">
        <w:rPr>
          <w:rFonts w:ascii="Times New Roman" w:cs="Times New Roman" w:eastAsia="Times New Roman" w:hAnsi="Times New Roman"/>
          <w:color w:val="0070c0"/>
          <w:sz w:val="14"/>
          <w:szCs w:val="14"/>
          <w:rtl w:val="0"/>
        </w:rPr>
        <w:t xml:space="preserve">       </w:t>
      </w:r>
      <w:r w:rsidDel="00000000" w:rsidR="00000000" w:rsidRPr="00000000">
        <w:rPr>
          <w:rFonts w:ascii="Cambria" w:cs="Cambria" w:eastAsia="Cambria" w:hAnsi="Cambria"/>
          <w:color w:val="0070c0"/>
          <w:sz w:val="24"/>
          <w:szCs w:val="24"/>
          <w:rtl w:val="0"/>
        </w:rPr>
        <w:t xml:space="preserve">[Liste déroulante - années]</w:t>
      </w:r>
    </w:p>
    <w:p w:rsidR="00000000" w:rsidDel="00000000" w:rsidP="00000000" w:rsidRDefault="00000000" w:rsidRPr="00000000" w14:paraId="000000BB">
      <w:pPr>
        <w:spacing w:line="240" w:lineRule="auto"/>
        <w:ind w:left="0" w:firstLine="720"/>
        <w:jc w:val="both"/>
        <w:rPr>
          <w:rFonts w:ascii="Cambria" w:cs="Cambria" w:eastAsia="Cambria" w:hAnsi="Cambria"/>
          <w:sz w:val="24"/>
          <w:szCs w:val="24"/>
        </w:rPr>
      </w:pPr>
      <w:r w:rsidDel="00000000" w:rsidR="00000000" w:rsidRPr="00000000">
        <w:rPr>
          <w:rFonts w:ascii="Cambria" w:cs="Cambria" w:eastAsia="Cambria" w:hAnsi="Cambria"/>
          <w:color w:val="0070c0"/>
          <w:sz w:val="24"/>
          <w:szCs w:val="24"/>
          <w:rtl w:val="0"/>
        </w:rPr>
        <w:t xml:space="preserve">- I don’t know</w:t>
      </w:r>
      <w:r w:rsidDel="00000000" w:rsidR="00000000" w:rsidRPr="00000000">
        <w:br w:type="page"/>
      </w:r>
      <w:r w:rsidDel="00000000" w:rsidR="00000000" w:rsidRPr="00000000">
        <w:rPr>
          <w:rtl w:val="0"/>
        </w:rPr>
      </w:r>
    </w:p>
    <w:p w:rsidR="00000000" w:rsidDel="00000000" w:rsidP="00000000" w:rsidRDefault="00000000" w:rsidRPr="00000000" w14:paraId="000000B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32"/>
          <w:szCs w:val="32"/>
          <w:u w:val="single"/>
          <w:shd w:fill="auto" w:val="clear"/>
          <w:vertAlign w:val="baseline"/>
        </w:rPr>
      </w:pPr>
      <w:bookmarkStart w:colFirst="0" w:colLast="0" w:name="_heading=h.gjdgxs" w:id="3"/>
      <w:bookmarkEnd w:id="3"/>
      <w:r w:rsidDel="00000000" w:rsidR="00000000" w:rsidRPr="00000000">
        <w:rPr>
          <w:rFonts w:ascii="Cambria" w:cs="Cambria" w:eastAsia="Cambria" w:hAnsi="Cambria"/>
          <w:b w:val="1"/>
          <w:sz w:val="32"/>
          <w:szCs w:val="32"/>
          <w:highlight w:val="cyan"/>
          <w:u w:val="single"/>
          <w:rtl w:val="0"/>
        </w:rPr>
        <w:t xml:space="preserve">Family structure</w:t>
      </w:r>
      <w:r w:rsidDel="00000000" w:rsidR="00000000" w:rsidRPr="00000000">
        <w:rPr>
          <w:rtl w:val="0"/>
        </w:rPr>
      </w:r>
    </w:p>
    <w:p w:rsidR="00000000" w:rsidDel="00000000" w:rsidP="00000000" w:rsidRDefault="00000000" w:rsidRPr="00000000" w14:paraId="000000B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70c0"/>
          <w:sz w:val="24"/>
          <w:szCs w:val="24"/>
          <w:u w:val="single"/>
          <w:shd w:fill="auto" w:val="clear"/>
          <w:vertAlign w:val="baseline"/>
        </w:rPr>
      </w:pPr>
      <w:r w:rsidDel="00000000" w:rsidR="00000000" w:rsidRPr="00000000">
        <w:rPr>
          <w:rFonts w:ascii="Cambria" w:cs="Cambria" w:eastAsia="Cambria" w:hAnsi="Cambria"/>
          <w:b w:val="1"/>
          <w:sz w:val="24"/>
          <w:szCs w:val="24"/>
          <w:rtl w:val="0"/>
        </w:rPr>
        <w:t xml:space="preserve">You and your family</w:t>
      </w:r>
      <w:r w:rsidDel="00000000" w:rsidR="00000000" w:rsidRPr="00000000">
        <w:rPr>
          <w:rtl w:val="0"/>
        </w:rPr>
      </w:r>
    </w:p>
    <w:p w:rsidR="00000000" w:rsidDel="00000000" w:rsidP="00000000" w:rsidRDefault="00000000" w:rsidRPr="00000000" w14:paraId="000000BF">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0">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All families are different. In this section, we'd like to know what your family looks like today.  </w:t>
      </w:r>
      <w:r w:rsidDel="00000000" w:rsidR="00000000" w:rsidRPr="00000000">
        <w:rPr>
          <w:rtl w:val="0"/>
        </w:rPr>
      </w:r>
    </w:p>
    <w:p w:rsidR="00000000" w:rsidDel="00000000" w:rsidP="00000000" w:rsidRDefault="00000000" w:rsidRPr="00000000" w14:paraId="000000C1">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4"/>
          <w:szCs w:val="24"/>
          <w:rtl w:val="0"/>
        </w:rPr>
        <w:t xml:space="preserve">How many children </w:t>
      </w:r>
      <w:r w:rsidDel="00000000" w:rsidR="00000000" w:rsidRPr="00000000">
        <w:rPr>
          <w:rFonts w:ascii="Cambria" w:cs="Cambria" w:eastAsia="Cambria" w:hAnsi="Cambria"/>
          <w:b w:val="1"/>
          <w:i w:val="1"/>
          <w:sz w:val="24"/>
          <w:szCs w:val="24"/>
          <w:rtl w:val="0"/>
        </w:rPr>
        <w:t xml:space="preserve">under </w:t>
      </w:r>
      <w:r w:rsidDel="00000000" w:rsidR="00000000" w:rsidRPr="00000000">
        <w:rPr>
          <w:rFonts w:ascii="Cambria" w:cs="Cambria" w:eastAsia="Cambria" w:hAnsi="Cambria"/>
          <w:sz w:val="24"/>
          <w:szCs w:val="24"/>
          <w:rtl w:val="0"/>
        </w:rPr>
        <w:t xml:space="preserve">18 years old </w:t>
      </w:r>
      <w:r w:rsidDel="00000000" w:rsidR="00000000" w:rsidRPr="00000000">
        <w:rPr>
          <w:rFonts w:ascii="Cambria" w:cs="Cambria" w:eastAsia="Cambria" w:hAnsi="Cambria"/>
          <w:b w:val="1"/>
          <w:sz w:val="24"/>
          <w:szCs w:val="24"/>
          <w:rtl w:val="0"/>
        </w:rPr>
        <w:t xml:space="preserve">live with you</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sz w:val="24"/>
          <w:szCs w:val="24"/>
          <w:rtl w:val="0"/>
        </w:rPr>
        <w:t xml:space="preserve">Including your partner’s</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sz w:val="24"/>
          <w:szCs w:val="24"/>
          <w:rtl w:val="0"/>
        </w:rPr>
        <w:t xml:space="preserve">children who are in full or shared custody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4">
      <w:pPr>
        <w:numPr>
          <w:ilvl w:val="0"/>
          <w:numId w:val="43"/>
        </w:numPr>
        <w:pBdr>
          <w:top w:space="0" w:sz="0" w:val="nil"/>
          <w:left w:space="0" w:sz="0" w:val="nil"/>
          <w:bottom w:space="0" w:sz="0" w:val="nil"/>
          <w:right w:space="0" w:sz="0" w:val="nil"/>
          <w:between w:space="0" w:sz="0" w:val="nil"/>
        </w:pBdr>
        <w:spacing w:line="240" w:lineRule="auto"/>
        <w:ind w:left="720" w:hanging="360"/>
        <w:rPr>
          <w:rFonts w:ascii="Cambria" w:cs="Cambria" w:eastAsia="Cambria" w:hAnsi="Cambria"/>
          <w:color w:val="0070c0"/>
          <w:sz w:val="24"/>
          <w:szCs w:val="24"/>
        </w:rPr>
      </w:pPr>
      <w:r w:rsidDel="00000000" w:rsidR="00000000" w:rsidRPr="00000000">
        <w:rPr>
          <w:rFonts w:ascii="Cambria" w:cs="Cambria" w:eastAsia="Cambria" w:hAnsi="Cambria"/>
          <w:color w:val="0070c0"/>
          <w:sz w:val="24"/>
          <w:szCs w:val="24"/>
          <w:rtl w:val="0"/>
        </w:rPr>
        <w:t xml:space="preserve">[menu déroulant]</w:t>
      </w:r>
    </w:p>
    <w:p w:rsidR="00000000" w:rsidDel="00000000" w:rsidP="00000000" w:rsidRDefault="00000000" w:rsidRPr="00000000" w14:paraId="000000C5">
      <w:pPr>
        <w:numPr>
          <w:ilvl w:val="0"/>
          <w:numId w:val="43"/>
        </w:numPr>
        <w:pBdr>
          <w:top w:space="0" w:sz="0" w:val="nil"/>
          <w:left w:space="0" w:sz="0" w:val="nil"/>
          <w:bottom w:space="0" w:sz="0" w:val="nil"/>
          <w:right w:space="0" w:sz="0" w:val="nil"/>
          <w:between w:space="0" w:sz="0" w:val="nil"/>
        </w:pBd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None </w:t>
      </w:r>
      <w:r w:rsidDel="00000000" w:rsidR="00000000" w:rsidRPr="00000000">
        <w:rPr>
          <w:rFonts w:ascii="Cambria" w:cs="Cambria" w:eastAsia="Cambria" w:hAnsi="Cambria"/>
          <w:b w:val="1"/>
          <w:color w:val="0070c0"/>
          <w:sz w:val="24"/>
          <w:szCs w:val="24"/>
          <w:rtl w:val="0"/>
        </w:rPr>
        <w:t xml:space="preserve">[SI AUCUN = renvoyer à  </w:t>
      </w:r>
      <w:r w:rsidDel="00000000" w:rsidR="00000000" w:rsidRPr="00000000">
        <w:rPr>
          <w:rFonts w:ascii="Wingdings" w:cs="Wingdings" w:eastAsia="Wingdings" w:hAnsi="Wingdings"/>
          <w:b w:val="1"/>
          <w:color w:val="0070c0"/>
          <w:sz w:val="24"/>
          <w:szCs w:val="24"/>
          <w:rtl w:val="0"/>
        </w:rPr>
        <w:t xml:space="preserve">⇒</w:t>
      </w:r>
      <w:r w:rsidDel="00000000" w:rsidR="00000000" w:rsidRPr="00000000">
        <w:rPr>
          <w:rFonts w:ascii="Cambria" w:cs="Cambria" w:eastAsia="Cambria" w:hAnsi="Cambria"/>
          <w:b w:val="1"/>
          <w:color w:val="0070c0"/>
          <w:sz w:val="24"/>
          <w:szCs w:val="24"/>
          <w:rtl w:val="0"/>
        </w:rPr>
        <w:t xml:space="preserve"> </w:t>
      </w:r>
      <w:r w:rsidDel="00000000" w:rsidR="00000000" w:rsidRPr="00000000">
        <w:rPr>
          <w:rFonts w:ascii="Cambria" w:cs="Cambria" w:eastAsia="Cambria" w:hAnsi="Cambria"/>
          <w:b w:val="1"/>
          <w:color w:val="0070c0"/>
          <w:sz w:val="24"/>
          <w:szCs w:val="24"/>
          <w:u w:val="single"/>
          <w:shd w:fill="fce5cd" w:val="clear"/>
          <w:rtl w:val="0"/>
        </w:rPr>
        <w:t xml:space="preserve">Q à la fin de cette section</w:t>
      </w:r>
      <w:r w:rsidDel="00000000" w:rsidR="00000000" w:rsidRPr="00000000">
        <w:rPr>
          <w:rFonts w:ascii="Cambria" w:cs="Cambria" w:eastAsia="Cambria" w:hAnsi="Cambria"/>
          <w:b w:val="1"/>
          <w:color w:val="0070c0"/>
          <w:sz w:val="24"/>
          <w:szCs w:val="24"/>
          <w:u w:val="single"/>
          <w:rtl w:val="0"/>
        </w:rPr>
        <w:t xml:space="preserve">: </w:t>
      </w:r>
      <w:r w:rsidDel="00000000" w:rsidR="00000000" w:rsidRPr="00000000">
        <w:rPr>
          <w:rFonts w:ascii="Cambria" w:cs="Cambria" w:eastAsia="Cambria" w:hAnsi="Cambria"/>
          <w:b w:val="1"/>
          <w:color w:val="0070c0"/>
          <w:sz w:val="24"/>
          <w:szCs w:val="24"/>
          <w:u w:val="single"/>
          <w:shd w:fill="a4c2f4" w:val="clear"/>
          <w:rtl w:val="0"/>
        </w:rPr>
        <w:t xml:space="preserve">“</w:t>
      </w:r>
      <w:r w:rsidDel="00000000" w:rsidR="00000000" w:rsidRPr="00000000">
        <w:rPr>
          <w:rFonts w:ascii="Cambria" w:cs="Cambria" w:eastAsia="Cambria" w:hAnsi="Cambria"/>
          <w:sz w:val="24"/>
          <w:szCs w:val="24"/>
          <w:shd w:fill="a4c2f4" w:val="clear"/>
          <w:rtl w:val="0"/>
        </w:rPr>
        <w:t xml:space="preserve">Avez-vous des enfants de </w:t>
      </w:r>
      <w:r w:rsidDel="00000000" w:rsidR="00000000" w:rsidRPr="00000000">
        <w:rPr>
          <w:rFonts w:ascii="Cambria" w:cs="Cambria" w:eastAsia="Cambria" w:hAnsi="Cambria"/>
          <w:b w:val="1"/>
          <w:sz w:val="24"/>
          <w:szCs w:val="24"/>
          <w:shd w:fill="a4c2f4" w:val="clear"/>
          <w:rtl w:val="0"/>
        </w:rPr>
        <w:t xml:space="preserve">18 ans ou plus qui habitent avec vous</w:t>
      </w:r>
      <w:r w:rsidDel="00000000" w:rsidR="00000000" w:rsidRPr="00000000">
        <w:rPr>
          <w:rFonts w:ascii="Cambria" w:cs="Cambria" w:eastAsia="Cambria" w:hAnsi="Cambria"/>
          <w:b w:val="1"/>
          <w:color w:val="0070c0"/>
          <w:sz w:val="24"/>
          <w:szCs w:val="24"/>
          <w:u w:val="single"/>
          <w:shd w:fill="a4c2f4" w:val="clear"/>
          <w:rtl w:val="0"/>
        </w:rPr>
        <w:t xml:space="preserve">”</w:t>
      </w:r>
      <w:r w:rsidDel="00000000" w:rsidR="00000000" w:rsidRPr="00000000">
        <w:rPr>
          <w:rFonts w:ascii="Cambria" w:cs="Cambria" w:eastAsia="Cambria" w:hAnsi="Cambria"/>
          <w:b w:val="1"/>
          <w:color w:val="0070c0"/>
          <w:sz w:val="24"/>
          <w:szCs w:val="24"/>
          <w:rtl w:val="0"/>
        </w:rPr>
        <w:t xml:space="preserve">]</w:t>
      </w:r>
      <w:r w:rsidDel="00000000" w:rsidR="00000000" w:rsidRPr="00000000">
        <w:rPr>
          <w:rtl w:val="0"/>
        </w:rPr>
      </w:r>
    </w:p>
    <w:p w:rsidR="00000000" w:rsidDel="00000000" w:rsidP="00000000" w:rsidRDefault="00000000" w:rsidRPr="00000000" w14:paraId="000000C6">
      <w:pPr>
        <w:numPr>
          <w:ilvl w:val="0"/>
          <w:numId w:val="43"/>
        </w:numPr>
        <w:pBdr>
          <w:top w:space="0" w:sz="0" w:val="nil"/>
          <w:left w:space="0" w:sz="0" w:val="nil"/>
          <w:bottom w:space="0" w:sz="0" w:val="nil"/>
          <w:right w:space="0" w:sz="0" w:val="nil"/>
          <w:between w:space="0" w:sz="0" w:val="nil"/>
        </w:pBd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1</w:t>
      </w:r>
      <w:r w:rsidDel="00000000" w:rsidR="00000000" w:rsidRPr="00000000">
        <w:rPr>
          <w:rtl w:val="0"/>
        </w:rPr>
      </w:r>
    </w:p>
    <w:p w:rsidR="00000000" w:rsidDel="00000000" w:rsidP="00000000" w:rsidRDefault="00000000" w:rsidRPr="00000000" w14:paraId="000000C7">
      <w:pPr>
        <w:numPr>
          <w:ilvl w:val="0"/>
          <w:numId w:val="43"/>
        </w:numPr>
        <w:pBdr>
          <w:top w:space="0" w:sz="0" w:val="nil"/>
          <w:left w:space="0" w:sz="0" w:val="nil"/>
          <w:bottom w:space="0" w:sz="0" w:val="nil"/>
          <w:right w:space="0" w:sz="0" w:val="nil"/>
          <w:between w:space="0" w:sz="0" w:val="nil"/>
        </w:pBd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2</w:t>
      </w:r>
      <w:r w:rsidDel="00000000" w:rsidR="00000000" w:rsidRPr="00000000">
        <w:rPr>
          <w:rtl w:val="0"/>
        </w:rPr>
      </w:r>
    </w:p>
    <w:p w:rsidR="00000000" w:rsidDel="00000000" w:rsidP="00000000" w:rsidRDefault="00000000" w:rsidRPr="00000000" w14:paraId="000000C8">
      <w:pPr>
        <w:numPr>
          <w:ilvl w:val="0"/>
          <w:numId w:val="43"/>
        </w:numPr>
        <w:pBdr>
          <w:top w:space="0" w:sz="0" w:val="nil"/>
          <w:left w:space="0" w:sz="0" w:val="nil"/>
          <w:bottom w:space="0" w:sz="0" w:val="nil"/>
          <w:right w:space="0" w:sz="0" w:val="nil"/>
          <w:between w:space="0" w:sz="0" w:val="nil"/>
        </w:pBd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3</w:t>
      </w:r>
      <w:r w:rsidDel="00000000" w:rsidR="00000000" w:rsidRPr="00000000">
        <w:rPr>
          <w:rtl w:val="0"/>
        </w:rPr>
      </w:r>
    </w:p>
    <w:p w:rsidR="00000000" w:rsidDel="00000000" w:rsidP="00000000" w:rsidRDefault="00000000" w:rsidRPr="00000000" w14:paraId="000000C9">
      <w:pPr>
        <w:numPr>
          <w:ilvl w:val="0"/>
          <w:numId w:val="43"/>
        </w:numPr>
        <w:pBdr>
          <w:top w:space="0" w:sz="0" w:val="nil"/>
          <w:left w:space="0" w:sz="0" w:val="nil"/>
          <w:bottom w:space="0" w:sz="0" w:val="nil"/>
          <w:right w:space="0" w:sz="0" w:val="nil"/>
          <w:between w:space="0" w:sz="0" w:val="nil"/>
        </w:pBd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4</w:t>
      </w:r>
      <w:r w:rsidDel="00000000" w:rsidR="00000000" w:rsidRPr="00000000">
        <w:rPr>
          <w:rtl w:val="0"/>
        </w:rPr>
      </w:r>
    </w:p>
    <w:p w:rsidR="00000000" w:rsidDel="00000000" w:rsidP="00000000" w:rsidRDefault="00000000" w:rsidRPr="00000000" w14:paraId="000000CA">
      <w:pPr>
        <w:numPr>
          <w:ilvl w:val="0"/>
          <w:numId w:val="43"/>
        </w:numPr>
        <w:pBdr>
          <w:top w:space="0" w:sz="0" w:val="nil"/>
          <w:left w:space="0" w:sz="0" w:val="nil"/>
          <w:bottom w:space="0" w:sz="0" w:val="nil"/>
          <w:right w:space="0" w:sz="0" w:val="nil"/>
          <w:between w:space="0" w:sz="0" w:val="nil"/>
        </w:pBd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5</w:t>
      </w:r>
      <w:r w:rsidDel="00000000" w:rsidR="00000000" w:rsidRPr="00000000">
        <w:rPr>
          <w:rtl w:val="0"/>
        </w:rPr>
      </w:r>
    </w:p>
    <w:p w:rsidR="00000000" w:rsidDel="00000000" w:rsidP="00000000" w:rsidRDefault="00000000" w:rsidRPr="00000000" w14:paraId="000000CB">
      <w:pPr>
        <w:numPr>
          <w:ilvl w:val="0"/>
          <w:numId w:val="43"/>
        </w:numPr>
        <w:pBdr>
          <w:top w:space="0" w:sz="0" w:val="nil"/>
          <w:left w:space="0" w:sz="0" w:val="nil"/>
          <w:bottom w:space="0" w:sz="0" w:val="nil"/>
          <w:right w:space="0" w:sz="0" w:val="nil"/>
          <w:between w:space="0" w:sz="0" w:val="nil"/>
        </w:pBd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6</w:t>
      </w:r>
      <w:r w:rsidDel="00000000" w:rsidR="00000000" w:rsidRPr="00000000">
        <w:rPr>
          <w:rtl w:val="0"/>
        </w:rPr>
      </w:r>
    </w:p>
    <w:p w:rsidR="00000000" w:rsidDel="00000000" w:rsidP="00000000" w:rsidRDefault="00000000" w:rsidRPr="00000000" w14:paraId="000000CC">
      <w:pPr>
        <w:numPr>
          <w:ilvl w:val="0"/>
          <w:numId w:val="43"/>
        </w:numPr>
        <w:pBdr>
          <w:top w:space="0" w:sz="0" w:val="nil"/>
          <w:left w:space="0" w:sz="0" w:val="nil"/>
          <w:bottom w:space="0" w:sz="0" w:val="nil"/>
          <w:right w:space="0" w:sz="0" w:val="nil"/>
          <w:between w:space="0" w:sz="0" w:val="nil"/>
        </w:pBd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More than</w:t>
      </w:r>
      <w:r w:rsidDel="00000000" w:rsidR="00000000" w:rsidRPr="00000000">
        <w:rPr>
          <w:rFonts w:ascii="Cambria" w:cs="Cambria" w:eastAsia="Cambria" w:hAnsi="Cambria"/>
          <w:color w:val="000000"/>
          <w:sz w:val="24"/>
          <w:szCs w:val="24"/>
          <w:rtl w:val="0"/>
        </w:rPr>
        <w:t xml:space="preserve"> 6</w:t>
      </w:r>
      <w:r w:rsidDel="00000000" w:rsidR="00000000" w:rsidRPr="00000000">
        <w:rPr>
          <w:rFonts w:ascii="Cambria" w:cs="Cambria" w:eastAsia="Cambria" w:hAnsi="Cambria"/>
          <w:color w:val="000000"/>
          <w:sz w:val="24"/>
          <w:szCs w:val="24"/>
          <w:rtl w:val="0"/>
        </w:rPr>
        <w:t xml:space="preserve"> </w:t>
      </w: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E">
      <w:pPr>
        <w:rPr>
          <w:rFonts w:ascii="Cambria" w:cs="Cambria" w:eastAsia="Cambria" w:hAnsi="Cambria"/>
          <w:b w:val="1"/>
          <w:color w:val="0070c0"/>
          <w:sz w:val="28"/>
          <w:szCs w:val="28"/>
        </w:rPr>
      </w:pPr>
      <w:r w:rsidDel="00000000" w:rsidR="00000000" w:rsidRPr="00000000">
        <w:rPr>
          <w:rFonts w:ascii="Cambria" w:cs="Cambria" w:eastAsia="Cambria" w:hAnsi="Cambria"/>
          <w:b w:val="1"/>
          <w:color w:val="0070c0"/>
          <w:sz w:val="28"/>
          <w:szCs w:val="28"/>
          <w:rtl w:val="0"/>
        </w:rPr>
        <w:t xml:space="preserve">[</w:t>
      </w:r>
      <w:r w:rsidDel="00000000" w:rsidR="00000000" w:rsidRPr="00000000">
        <w:rPr>
          <w:rFonts w:ascii="Cambria" w:cs="Cambria" w:eastAsia="Cambria" w:hAnsi="Cambria"/>
          <w:b w:val="1"/>
          <w:color w:val="0070c0"/>
          <w:sz w:val="28"/>
          <w:szCs w:val="28"/>
          <w:u w:val="single"/>
          <w:rtl w:val="0"/>
        </w:rPr>
        <w:t xml:space="preserve">SI </w:t>
      </w:r>
      <w:r w:rsidDel="00000000" w:rsidR="00000000" w:rsidRPr="00000000">
        <w:rPr>
          <w:rFonts w:ascii="Cambria" w:cs="Cambria" w:eastAsia="Cambria" w:hAnsi="Cambria"/>
          <w:b w:val="1"/>
          <w:color w:val="0070c0"/>
          <w:sz w:val="28"/>
          <w:szCs w:val="28"/>
          <w:rtl w:val="0"/>
        </w:rPr>
        <w:t xml:space="preserve">1 enfant uniquement]</w:t>
      </w:r>
    </w:p>
    <w:p w:rsidR="00000000" w:rsidDel="00000000" w:rsidP="00000000" w:rsidRDefault="00000000" w:rsidRPr="00000000" w14:paraId="000000CF">
      <w:pP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Information about your child</w:t>
      </w:r>
    </w:p>
    <w:p w:rsidR="00000000" w:rsidDel="00000000" w:rsidP="00000000" w:rsidRDefault="00000000" w:rsidRPr="00000000" w14:paraId="000000D0">
      <w:pP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D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have a few questions about your child.</w:t>
      </w:r>
    </w:p>
    <w:p w:rsidR="00000000" w:rsidDel="00000000" w:rsidP="00000000" w:rsidRDefault="00000000" w:rsidRPr="00000000" w14:paraId="000000D2">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4"/>
          <w:szCs w:val="24"/>
          <w:rtl w:val="0"/>
        </w:rPr>
        <w:t xml:space="preserve">First name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70c0"/>
          <w:sz w:val="24"/>
          <w:szCs w:val="24"/>
          <w:u w:val="none"/>
          <w:shd w:fill="auto" w:val="clear"/>
          <w:vertAlign w:val="baseline"/>
          <w:rtl w:val="0"/>
        </w:rPr>
        <w:t xml:space="preserve">[fill in box]</w:t>
      </w:r>
      <w:sdt>
        <w:sdtPr>
          <w:tag w:val="goog_rdk_2"/>
        </w:sdtPr>
        <w:sdtContent>
          <w:ins w:author="Valerie-Anne Maheo" w:id="1" w:date="2024-02-27T14:02:27Z">
            <w:r w:rsidDel="00000000" w:rsidR="00000000" w:rsidRPr="00000000">
              <w:rPr>
                <w:rFonts w:ascii="Cambria" w:cs="Cambria" w:eastAsia="Cambria" w:hAnsi="Cambria"/>
                <w:b w:val="0"/>
                <w:i w:val="0"/>
                <w:smallCaps w:val="0"/>
                <w:strike w:val="0"/>
                <w:color w:val="0070c0"/>
                <w:sz w:val="24"/>
                <w:szCs w:val="24"/>
                <w:u w:val="none"/>
                <w:shd w:fill="auto" w:val="clear"/>
                <w:vertAlign w:val="baseline"/>
                <w:rtl w:val="0"/>
              </w:rPr>
              <w:br w:type="textWrapping"/>
            </w:r>
            <w:r w:rsidDel="00000000" w:rsidR="00000000" w:rsidRPr="00000000">
              <w:rPr>
                <w:rFonts w:ascii="Cambria" w:cs="Cambria" w:eastAsia="Cambria" w:hAnsi="Cambria"/>
                <w:b w:val="0"/>
                <w:i w:val="0"/>
                <w:smallCaps w:val="0"/>
                <w:strike w:val="0"/>
                <w:color w:val="0070c0"/>
                <w:sz w:val="24"/>
                <w:szCs w:val="24"/>
                <w:u w:val="none"/>
                <w:shd w:fill="auto" w:val="clear"/>
                <w:vertAlign w:val="baseline"/>
                <w:rtl w:val="0"/>
              </w:rPr>
              <w:t xml:space="preserve">Or if you prefer you can indicate his</w:t>
            </w:r>
            <w:r w:rsidDel="00000000" w:rsidR="00000000" w:rsidRPr="00000000">
              <w:rPr>
                <w:rFonts w:ascii="Cambria" w:cs="Cambria" w:eastAsia="Cambria" w:hAnsi="Cambria"/>
                <w:b w:val="0"/>
                <w:i w:val="0"/>
                <w:smallCaps w:val="0"/>
                <w:strike w:val="0"/>
                <w:color w:val="0070c0"/>
                <w:sz w:val="24"/>
                <w:szCs w:val="24"/>
                <w:u w:val="none"/>
                <w:shd w:fill="auto" w:val="clear"/>
                <w:vertAlign w:val="baseline"/>
                <w:rtl w:val="0"/>
              </w:rPr>
              <w:t xml:space="preserve">/her </w:t>
            </w:r>
            <w:r w:rsidDel="00000000" w:rsidR="00000000" w:rsidRPr="00000000">
              <w:rPr>
                <w:rFonts w:ascii="Cambria" w:cs="Cambria" w:eastAsia="Cambria" w:hAnsi="Cambria"/>
                <w:b w:val="0"/>
                <w:i w:val="0"/>
                <w:smallCaps w:val="0"/>
                <w:strike w:val="0"/>
                <w:color w:val="0070c0"/>
                <w:sz w:val="24"/>
                <w:szCs w:val="24"/>
                <w:u w:val="none"/>
                <w:shd w:fill="auto" w:val="clear"/>
                <w:vertAlign w:val="baseline"/>
                <w:rtl w:val="0"/>
              </w:rPr>
              <w:t xml:space="preserve"> nickname, or the first 2 letters of their first name.</w:t>
            </w:r>
          </w:ins>
        </w:sdtContent>
      </w:sdt>
      <w:sdt>
        <w:sdtPr>
          <w:tag w:val="goog_rdk_3"/>
        </w:sdtPr>
        <w:sdtContent>
          <w:r w:rsidDel="00000000" w:rsidR="00000000" w:rsidRPr="00000000">
            <w:rPr>
              <w:rtl w:val="0"/>
            </w:rPr>
          </w:r>
        </w:sdtContent>
      </w:sdt>
    </w:p>
    <w:p w:rsidR="00000000" w:rsidDel="00000000" w:rsidP="00000000" w:rsidRDefault="00000000" w:rsidRPr="00000000" w14:paraId="000000D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70c0"/>
          <w:sz w:val="24"/>
          <w:szCs w:val="24"/>
          <w:u w:val="none"/>
          <w:shd w:fill="auto" w:val="clear"/>
          <w:vertAlign w:val="baseline"/>
        </w:rPr>
      </w:pPr>
      <w:r w:rsidDel="00000000" w:rsidR="00000000" w:rsidRPr="00000000">
        <w:rPr>
          <w:rFonts w:ascii="Cambria" w:cs="Cambria" w:eastAsia="Cambria" w:hAnsi="Cambria"/>
          <w:sz w:val="24"/>
          <w:szCs w:val="24"/>
          <w:rtl w:val="0"/>
        </w:rPr>
        <w:t xml:space="preserve">Gender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70c0"/>
          <w:sz w:val="24"/>
          <w:szCs w:val="24"/>
          <w:u w:val="none"/>
          <w:shd w:fill="auto" w:val="clear"/>
          <w:vertAlign w:val="baseline"/>
          <w:rtl w:val="0"/>
        </w:rPr>
        <w:t xml:space="preserve">[choices : </w:t>
      </w:r>
      <w:r w:rsidDel="00000000" w:rsidR="00000000" w:rsidRPr="00000000">
        <w:rPr>
          <w:rFonts w:ascii="Cambria" w:cs="Cambria" w:eastAsia="Cambria" w:hAnsi="Cambria"/>
          <w:color w:val="0070c0"/>
          <w:sz w:val="24"/>
          <w:szCs w:val="24"/>
          <w:rtl w:val="0"/>
        </w:rPr>
        <w:t xml:space="preserve">boy</w:t>
      </w:r>
      <w:r w:rsidDel="00000000" w:rsidR="00000000" w:rsidRPr="00000000">
        <w:rPr>
          <w:rFonts w:ascii="Cambria" w:cs="Cambria" w:eastAsia="Cambria" w:hAnsi="Cambria"/>
          <w:b w:val="0"/>
          <w:i w:val="0"/>
          <w:smallCaps w:val="0"/>
          <w:strike w:val="0"/>
          <w:color w:val="0070c0"/>
          <w:sz w:val="24"/>
          <w:szCs w:val="24"/>
          <w:u w:val="none"/>
          <w:shd w:fill="auto" w:val="clear"/>
          <w:vertAlign w:val="baseline"/>
          <w:rtl w:val="0"/>
        </w:rPr>
        <w:t xml:space="preserve">, </w:t>
      </w:r>
      <w:r w:rsidDel="00000000" w:rsidR="00000000" w:rsidRPr="00000000">
        <w:rPr>
          <w:rFonts w:ascii="Cambria" w:cs="Cambria" w:eastAsia="Cambria" w:hAnsi="Cambria"/>
          <w:color w:val="0070c0"/>
          <w:sz w:val="24"/>
          <w:szCs w:val="24"/>
          <w:rtl w:val="0"/>
        </w:rPr>
        <w:t xml:space="preserve">girl</w:t>
      </w:r>
      <w:r w:rsidDel="00000000" w:rsidR="00000000" w:rsidRPr="00000000">
        <w:rPr>
          <w:rFonts w:ascii="Cambria" w:cs="Cambria" w:eastAsia="Cambria" w:hAnsi="Cambria"/>
          <w:b w:val="0"/>
          <w:i w:val="0"/>
          <w:smallCaps w:val="0"/>
          <w:strike w:val="0"/>
          <w:color w:val="0070c0"/>
          <w:sz w:val="24"/>
          <w:szCs w:val="24"/>
          <w:u w:val="none"/>
          <w:shd w:fill="auto" w:val="clear"/>
          <w:vertAlign w:val="baseline"/>
          <w:rtl w:val="0"/>
        </w:rPr>
        <w:t xml:space="preserve">, </w:t>
      </w:r>
      <w:r w:rsidDel="00000000" w:rsidR="00000000" w:rsidRPr="00000000">
        <w:rPr>
          <w:rFonts w:ascii="Cambria" w:cs="Cambria" w:eastAsia="Cambria" w:hAnsi="Cambria"/>
          <w:color w:val="0070c0"/>
          <w:sz w:val="24"/>
          <w:szCs w:val="24"/>
          <w:rtl w:val="0"/>
        </w:rPr>
        <w:t xml:space="preserve">other</w:t>
      </w:r>
      <w:r w:rsidDel="00000000" w:rsidR="00000000" w:rsidRPr="00000000">
        <w:rPr>
          <w:rFonts w:ascii="Cambria" w:cs="Cambria" w:eastAsia="Cambria" w:hAnsi="Cambria"/>
          <w:b w:val="0"/>
          <w:i w:val="0"/>
          <w:smallCaps w:val="0"/>
          <w:strike w:val="0"/>
          <w:color w:val="0070c0"/>
          <w:sz w:val="24"/>
          <w:szCs w:val="24"/>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4"/>
          <w:szCs w:val="24"/>
          <w:rtl w:val="0"/>
        </w:rPr>
        <w:t xml:space="preserve">Year of birth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0"/>
          <w:i w:val="0"/>
          <w:smallCaps w:val="0"/>
          <w:strike w:val="0"/>
          <w:color w:val="0070c0"/>
          <w:sz w:val="24"/>
          <w:szCs w:val="24"/>
          <w:u w:val="none"/>
          <w:shd w:fill="auto" w:val="clear"/>
          <w:vertAlign w:val="baseline"/>
          <w:rtl w:val="0"/>
        </w:rPr>
        <w:t xml:space="preserve">[drop down menu – 2000 à 2024 (2024 en haut)]</w:t>
      </w:r>
      <w:r w:rsidDel="00000000" w:rsidR="00000000" w:rsidRPr="00000000">
        <w:rPr>
          <w:rtl w:val="0"/>
        </w:rPr>
      </w:r>
    </w:p>
    <w:p w:rsidR="00000000" w:rsidDel="00000000" w:rsidP="00000000" w:rsidRDefault="00000000" w:rsidRPr="00000000" w14:paraId="000000D6">
      <w:pPr>
        <w:numPr>
          <w:ilvl w:val="0"/>
          <w:numId w:val="17"/>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Place of birth : </w:t>
      </w:r>
      <w:r w:rsidDel="00000000" w:rsidR="00000000" w:rsidRPr="00000000">
        <w:rPr>
          <w:rtl w:val="0"/>
        </w:rPr>
      </w:r>
    </w:p>
    <w:p w:rsidR="00000000" w:rsidDel="00000000" w:rsidP="00000000" w:rsidRDefault="00000000" w:rsidRPr="00000000" w14:paraId="000000D7">
      <w:pPr>
        <w:numPr>
          <w:ilvl w:val="1"/>
          <w:numId w:val="17"/>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Born in Quebec</w:t>
      </w:r>
    </w:p>
    <w:p w:rsidR="00000000" w:rsidDel="00000000" w:rsidP="00000000" w:rsidRDefault="00000000" w:rsidRPr="00000000" w14:paraId="000000D8">
      <w:pPr>
        <w:numPr>
          <w:ilvl w:val="1"/>
          <w:numId w:val="17"/>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Born elsewhere in Canada</w:t>
      </w:r>
    </w:p>
    <w:p w:rsidR="00000000" w:rsidDel="00000000" w:rsidP="00000000" w:rsidRDefault="00000000" w:rsidRPr="00000000" w14:paraId="000000D9">
      <w:pPr>
        <w:numPr>
          <w:ilvl w:val="1"/>
          <w:numId w:val="17"/>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Born in another country</w:t>
      </w:r>
    </w:p>
    <w:p w:rsidR="00000000" w:rsidDel="00000000" w:rsidP="00000000" w:rsidRDefault="00000000" w:rsidRPr="00000000" w14:paraId="000000DA">
      <w:pPr>
        <w:spacing w:line="240" w:lineRule="auto"/>
        <w:ind w:left="720" w:firstLine="720"/>
        <w:rPr>
          <w:rFonts w:ascii="Cambria" w:cs="Cambria" w:eastAsia="Cambria" w:hAnsi="Cambria"/>
          <w:color w:val="0070c0"/>
          <w:sz w:val="24"/>
          <w:szCs w:val="24"/>
        </w:rPr>
      </w:pPr>
      <w:r w:rsidDel="00000000" w:rsidR="00000000" w:rsidRPr="00000000">
        <w:rPr>
          <w:rFonts w:ascii="Cambria" w:cs="Cambria" w:eastAsia="Cambria" w:hAnsi="Cambria"/>
          <w:color w:val="0070c0"/>
          <w:sz w:val="24"/>
          <w:szCs w:val="24"/>
          <w:rtl w:val="0"/>
        </w:rPr>
        <w:t xml:space="preserve">[si né dans autre pays]</w:t>
      </w:r>
    </w:p>
    <w:p w:rsidR="00000000" w:rsidDel="00000000" w:rsidP="00000000" w:rsidRDefault="00000000" w:rsidRPr="00000000" w14:paraId="000000DB">
      <w:pPr>
        <w:spacing w:line="240" w:lineRule="auto"/>
        <w:ind w:left="144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what year did your child arrive in Quebec</w:t>
      </w:r>
      <w:r w:rsidDel="00000000" w:rsidR="00000000" w:rsidRPr="00000000">
        <w:rPr>
          <w:rFonts w:ascii="Cambria" w:cs="Cambria" w:eastAsia="Cambria" w:hAnsi="Cambria"/>
          <w:sz w:val="24"/>
          <w:szCs w:val="24"/>
          <w:rtl w:val="0"/>
        </w:rPr>
        <w:t xml:space="preserve"> : </w:t>
      </w:r>
      <w:r w:rsidDel="00000000" w:rsidR="00000000" w:rsidRPr="00000000">
        <w:rPr>
          <w:rFonts w:ascii="Cambria" w:cs="Cambria" w:eastAsia="Cambria" w:hAnsi="Cambria"/>
          <w:color w:val="0070c0"/>
          <w:sz w:val="20"/>
          <w:szCs w:val="20"/>
          <w:rtl w:val="0"/>
        </w:rPr>
        <w:t xml:space="preserve">[</w:t>
      </w:r>
      <w:r w:rsidDel="00000000" w:rsidR="00000000" w:rsidRPr="00000000">
        <w:rPr>
          <w:rFonts w:ascii="Cambria" w:cs="Cambria" w:eastAsia="Cambria" w:hAnsi="Cambria"/>
          <w:b w:val="1"/>
          <w:color w:val="0070c0"/>
          <w:sz w:val="20"/>
          <w:szCs w:val="20"/>
          <w:rtl w:val="0"/>
        </w:rPr>
        <w:t xml:space="preserve">drop down</w:t>
      </w:r>
      <w:r w:rsidDel="00000000" w:rsidR="00000000" w:rsidRPr="00000000">
        <w:rPr>
          <w:rFonts w:ascii="Cambria" w:cs="Cambria" w:eastAsia="Cambria" w:hAnsi="Cambria"/>
          <w:color w:val="0070c0"/>
          <w:sz w:val="20"/>
          <w:szCs w:val="20"/>
          <w:rtl w:val="0"/>
        </w:rPr>
        <w:t xml:space="preserve">– 2000 à 2024 (en haut)]</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4"/>
          <w:szCs w:val="24"/>
          <w:rtl w:val="0"/>
        </w:rPr>
        <w:t xml:space="preserve">Which institution is your child enrolled in? [</w:t>
      </w:r>
      <w:r w:rsidDel="00000000" w:rsidR="00000000" w:rsidRPr="00000000">
        <w:rPr>
          <w:rFonts w:ascii="Cambria" w:cs="Cambria" w:eastAsia="Cambria" w:hAnsi="Cambria"/>
          <w:b w:val="1"/>
          <w:color w:val="0070c0"/>
          <w:sz w:val="20"/>
          <w:szCs w:val="20"/>
          <w:rtl w:val="0"/>
        </w:rPr>
        <w:t xml:space="preserve">drop down menu</w:t>
      </w:r>
      <w:r w:rsidDel="00000000" w:rsidR="00000000" w:rsidRPr="00000000">
        <w:rPr>
          <w:rFonts w:ascii="Cambria" w:cs="Cambria" w:eastAsia="Cambria" w:hAnsi="Cambria"/>
          <w:sz w:val="24"/>
          <w:szCs w:val="24"/>
          <w:rtl w:val="0"/>
        </w:rPr>
        <w:t xml:space="preserve">]</w:t>
      </w:r>
      <w:r w:rsidDel="00000000" w:rsidR="00000000" w:rsidRPr="00000000">
        <w:rPr>
          <w:rtl w:val="0"/>
        </w:rPr>
      </w:r>
    </w:p>
    <w:p w:rsidR="00000000" w:rsidDel="00000000" w:rsidP="00000000" w:rsidRDefault="00000000" w:rsidRPr="00000000" w14:paraId="000000DD">
      <w:pPr>
        <w:numPr>
          <w:ilvl w:val="2"/>
          <w:numId w:val="17"/>
        </w:numPr>
        <w:spacing w:line="276" w:lineRule="auto"/>
        <w:ind w:left="2160" w:hanging="360"/>
        <w:rPr/>
      </w:pPr>
      <w:r w:rsidDel="00000000" w:rsidR="00000000" w:rsidRPr="00000000">
        <w:rPr>
          <w:rFonts w:ascii="Cambria" w:cs="Cambria" w:eastAsia="Cambria" w:hAnsi="Cambria"/>
          <w:sz w:val="24"/>
          <w:szCs w:val="24"/>
          <w:rtl w:val="0"/>
        </w:rPr>
        <w:t xml:space="preserve">Not in school or daycare</w:t>
      </w:r>
      <w:r w:rsidDel="00000000" w:rsidR="00000000" w:rsidRPr="00000000">
        <w:rPr>
          <w:rtl w:val="0"/>
        </w:rPr>
      </w:r>
    </w:p>
    <w:p w:rsidR="00000000" w:rsidDel="00000000" w:rsidP="00000000" w:rsidRDefault="00000000" w:rsidRPr="00000000" w14:paraId="000000DE">
      <w:pPr>
        <w:numPr>
          <w:ilvl w:val="2"/>
          <w:numId w:val="17"/>
        </w:numPr>
        <w:spacing w:line="276" w:lineRule="auto"/>
        <w:ind w:left="216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Daycare</w:t>
      </w:r>
      <w:sdt>
        <w:sdtPr>
          <w:tag w:val="goog_rdk_4"/>
        </w:sdtPr>
        <w:sdtContent>
          <w:ins w:author="Thomas" w:id="3" w:date="2024-02-25T20:17:29Z">
            <w:r w:rsidDel="00000000" w:rsidR="00000000" w:rsidRPr="00000000">
              <w:rPr>
                <w:rFonts w:ascii="Cambria" w:cs="Cambria" w:eastAsia="Cambria" w:hAnsi="Cambria"/>
                <w:sz w:val="24"/>
                <w:szCs w:val="24"/>
                <w:rtl w:val="0"/>
              </w:rPr>
              <w:t xml:space="preserve"> (e.g., CPE)</w:t>
            </w:r>
          </w:ins>
        </w:sdtContent>
      </w:sdt>
      <w:r w:rsidDel="00000000" w:rsidR="00000000" w:rsidRPr="00000000">
        <w:rPr>
          <w:rtl w:val="0"/>
        </w:rPr>
      </w:r>
    </w:p>
    <w:p w:rsidR="00000000" w:rsidDel="00000000" w:rsidP="00000000" w:rsidRDefault="00000000" w:rsidRPr="00000000" w14:paraId="000000DF">
      <w:pPr>
        <w:numPr>
          <w:ilvl w:val="2"/>
          <w:numId w:val="17"/>
        </w:numPr>
        <w:spacing w:line="276" w:lineRule="auto"/>
        <w:ind w:left="2160" w:hanging="360"/>
        <w:rPr/>
      </w:pPr>
      <w:r w:rsidDel="00000000" w:rsidR="00000000" w:rsidRPr="00000000">
        <w:rPr>
          <w:rFonts w:ascii="Cambria" w:cs="Cambria" w:eastAsia="Cambria" w:hAnsi="Cambria"/>
          <w:sz w:val="24"/>
          <w:szCs w:val="24"/>
          <w:rtl w:val="0"/>
        </w:rPr>
        <w:t xml:space="preserve">Kindergarten</w:t>
      </w:r>
      <w:r w:rsidDel="00000000" w:rsidR="00000000" w:rsidRPr="00000000">
        <w:rPr>
          <w:rtl w:val="0"/>
        </w:rPr>
      </w:r>
    </w:p>
    <w:p w:rsidR="00000000" w:rsidDel="00000000" w:rsidP="00000000" w:rsidRDefault="00000000" w:rsidRPr="00000000" w14:paraId="000000E0">
      <w:pPr>
        <w:numPr>
          <w:ilvl w:val="2"/>
          <w:numId w:val="17"/>
        </w:numPr>
        <w:spacing w:line="276" w:lineRule="auto"/>
        <w:ind w:left="2160" w:hanging="360"/>
        <w:rPr/>
      </w:pPr>
      <w:r w:rsidDel="00000000" w:rsidR="00000000" w:rsidRPr="00000000">
        <w:rPr>
          <w:rFonts w:ascii="Cambria" w:cs="Cambria" w:eastAsia="Cambria" w:hAnsi="Cambria"/>
          <w:sz w:val="24"/>
          <w:szCs w:val="24"/>
          <w:rtl w:val="0"/>
        </w:rPr>
        <w:t xml:space="preserve">Welcoming Class </w:t>
      </w:r>
      <w:r w:rsidDel="00000000" w:rsidR="00000000" w:rsidRPr="00000000">
        <w:rPr>
          <w:rFonts w:ascii="Cambria" w:cs="Cambria" w:eastAsia="Cambria" w:hAnsi="Cambria"/>
          <w:b w:val="1"/>
          <w:color w:val="0070c0"/>
          <w:sz w:val="24"/>
          <w:szCs w:val="24"/>
          <w:rtl w:val="0"/>
        </w:rPr>
        <w:t xml:space="preserve">[seulement pour immigrants]</w:t>
      </w:r>
      <w:r w:rsidDel="00000000" w:rsidR="00000000" w:rsidRPr="00000000">
        <w:rPr>
          <w:rtl w:val="0"/>
        </w:rPr>
      </w:r>
    </w:p>
    <w:p w:rsidR="00000000" w:rsidDel="00000000" w:rsidP="00000000" w:rsidRDefault="00000000" w:rsidRPr="00000000" w14:paraId="000000E1">
      <w:pPr>
        <w:numPr>
          <w:ilvl w:val="2"/>
          <w:numId w:val="17"/>
        </w:numPr>
        <w:spacing w:line="276" w:lineRule="auto"/>
        <w:ind w:left="2160" w:hanging="360"/>
        <w:rPr/>
      </w:pPr>
      <w:r w:rsidDel="00000000" w:rsidR="00000000" w:rsidRPr="00000000">
        <w:rPr>
          <w:rFonts w:ascii="Cambria" w:cs="Cambria" w:eastAsia="Cambria" w:hAnsi="Cambria"/>
          <w:sz w:val="24"/>
          <w:szCs w:val="24"/>
          <w:rtl w:val="0"/>
        </w:rPr>
        <w:t xml:space="preserve">Specialized</w:t>
      </w:r>
      <w:r w:rsidDel="00000000" w:rsidR="00000000" w:rsidRPr="00000000">
        <w:rPr>
          <w:rFonts w:ascii="Cambria" w:cs="Cambria" w:eastAsia="Cambria" w:hAnsi="Cambria"/>
          <w:sz w:val="24"/>
          <w:szCs w:val="24"/>
          <w:rtl w:val="0"/>
        </w:rPr>
        <w:t xml:space="preserve"> class</w:t>
      </w:r>
      <w:r w:rsidDel="00000000" w:rsidR="00000000" w:rsidRPr="00000000">
        <w:rPr>
          <w:rtl w:val="0"/>
        </w:rPr>
      </w:r>
    </w:p>
    <w:p w:rsidR="00000000" w:rsidDel="00000000" w:rsidP="00000000" w:rsidRDefault="00000000" w:rsidRPr="00000000" w14:paraId="000000E2">
      <w:pPr>
        <w:numPr>
          <w:ilvl w:val="2"/>
          <w:numId w:val="17"/>
        </w:numPr>
        <w:spacing w:line="276" w:lineRule="auto"/>
        <w:ind w:left="2160" w:hanging="360"/>
        <w:rPr/>
      </w:pPr>
      <w:r w:rsidDel="00000000" w:rsidR="00000000" w:rsidRPr="00000000">
        <w:rPr>
          <w:rFonts w:ascii="Cambria" w:cs="Cambria" w:eastAsia="Cambria" w:hAnsi="Cambria"/>
          <w:sz w:val="24"/>
          <w:szCs w:val="24"/>
          <w:rtl w:val="0"/>
        </w:rPr>
        <w:t xml:space="preserve">Elementary school</w:t>
      </w:r>
      <w:r w:rsidDel="00000000" w:rsidR="00000000" w:rsidRPr="00000000">
        <w:rPr>
          <w:rtl w:val="0"/>
        </w:rPr>
      </w:r>
    </w:p>
    <w:p w:rsidR="00000000" w:rsidDel="00000000" w:rsidP="00000000" w:rsidRDefault="00000000" w:rsidRPr="00000000" w14:paraId="000000E3">
      <w:pPr>
        <w:numPr>
          <w:ilvl w:val="2"/>
          <w:numId w:val="17"/>
        </w:numPr>
        <w:spacing w:line="276" w:lineRule="auto"/>
        <w:ind w:left="2160" w:hanging="360"/>
        <w:rPr/>
      </w:pPr>
      <w:r w:rsidDel="00000000" w:rsidR="00000000" w:rsidRPr="00000000">
        <w:rPr>
          <w:rFonts w:ascii="Cambria" w:cs="Cambria" w:eastAsia="Cambria" w:hAnsi="Cambria"/>
          <w:sz w:val="24"/>
          <w:szCs w:val="24"/>
          <w:rtl w:val="0"/>
        </w:rPr>
        <w:t xml:space="preserve">Secondary </w:t>
      </w:r>
      <w:r w:rsidDel="00000000" w:rsidR="00000000" w:rsidRPr="00000000">
        <w:rPr>
          <w:rFonts w:ascii="Cambria" w:cs="Cambria" w:eastAsia="Cambria" w:hAnsi="Cambria"/>
          <w:sz w:val="24"/>
          <w:szCs w:val="24"/>
          <w:rtl w:val="0"/>
        </w:rPr>
        <w:t xml:space="preserve"> school</w:t>
      </w:r>
      <w:r w:rsidDel="00000000" w:rsidR="00000000" w:rsidRPr="00000000">
        <w:rPr>
          <w:rtl w:val="0"/>
        </w:rPr>
      </w:r>
    </w:p>
    <w:p w:rsidR="00000000" w:rsidDel="00000000" w:rsidP="00000000" w:rsidRDefault="00000000" w:rsidRPr="00000000" w14:paraId="000000E4">
      <w:pPr>
        <w:numPr>
          <w:ilvl w:val="2"/>
          <w:numId w:val="17"/>
        </w:numPr>
        <w:spacing w:line="276" w:lineRule="auto"/>
        <w:ind w:left="2160" w:hanging="360"/>
        <w:rPr/>
      </w:pPr>
      <w:r w:rsidDel="00000000" w:rsidR="00000000" w:rsidRPr="00000000">
        <w:rPr>
          <w:rFonts w:ascii="Cambria" w:cs="Cambria" w:eastAsia="Cambria" w:hAnsi="Cambria"/>
          <w:sz w:val="24"/>
          <w:szCs w:val="24"/>
          <w:rtl w:val="0"/>
        </w:rPr>
        <w:t xml:space="preserve">College or </w:t>
      </w:r>
      <w:r w:rsidDel="00000000" w:rsidR="00000000" w:rsidRPr="00000000">
        <w:rPr>
          <w:rFonts w:ascii="Cambria" w:cs="Cambria" w:eastAsia="Cambria" w:hAnsi="Cambria"/>
          <w:sz w:val="24"/>
          <w:szCs w:val="24"/>
          <w:rtl w:val="0"/>
        </w:rPr>
        <w:t xml:space="preserve">CÉGEP</w:t>
      </w:r>
      <w:r w:rsidDel="00000000" w:rsidR="00000000" w:rsidRPr="00000000">
        <w:rPr>
          <w:rtl w:val="0"/>
        </w:rPr>
      </w:r>
    </w:p>
    <w:p w:rsidR="00000000" w:rsidDel="00000000" w:rsidP="00000000" w:rsidRDefault="00000000" w:rsidRPr="00000000" w14:paraId="000000E5">
      <w:pPr>
        <w:numPr>
          <w:ilvl w:val="2"/>
          <w:numId w:val="17"/>
        </w:numPr>
        <w:spacing w:line="276" w:lineRule="auto"/>
        <w:ind w:left="216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University</w:t>
      </w:r>
      <w:r w:rsidDel="00000000" w:rsidR="00000000" w:rsidRPr="00000000">
        <w:rPr>
          <w:rtl w:val="0"/>
        </w:rPr>
      </w:r>
    </w:p>
    <w:p w:rsidR="00000000" w:rsidDel="00000000" w:rsidP="00000000" w:rsidRDefault="00000000" w:rsidRPr="00000000" w14:paraId="000000E6">
      <w:pPr>
        <w:numPr>
          <w:ilvl w:val="2"/>
          <w:numId w:val="17"/>
        </w:numPr>
        <w:spacing w:line="276" w:lineRule="auto"/>
        <w:ind w:left="2160" w:hanging="360"/>
        <w:rPr/>
      </w:pPr>
      <w:r w:rsidDel="00000000" w:rsidR="00000000" w:rsidRPr="00000000">
        <w:rPr>
          <w:rFonts w:ascii="Cambria" w:cs="Cambria" w:eastAsia="Cambria" w:hAnsi="Cambria"/>
          <w:sz w:val="24"/>
          <w:szCs w:val="24"/>
          <w:rtl w:val="0"/>
        </w:rPr>
        <w:t xml:space="preserve">Other - Specify </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color w:val="0070c0"/>
          <w:sz w:val="24"/>
          <w:szCs w:val="24"/>
          <w:rtl w:val="0"/>
        </w:rPr>
        <w:t xml:space="preserve">[fill in box]</w:t>
      </w:r>
      <w:r w:rsidDel="00000000" w:rsidR="00000000" w:rsidRPr="00000000">
        <w:rPr>
          <w:rtl w:val="0"/>
        </w:rPr>
      </w:r>
    </w:p>
    <w:p w:rsidR="00000000" w:rsidDel="00000000" w:rsidP="00000000" w:rsidRDefault="00000000" w:rsidRPr="00000000" w14:paraId="000000E7">
      <w:pPr>
        <w:numPr>
          <w:ilvl w:val="0"/>
          <w:numId w:val="17"/>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Is it a public or private school?</w:t>
      </w:r>
    </w:p>
    <w:p w:rsidR="00000000" w:rsidDel="00000000" w:rsidP="00000000" w:rsidRDefault="00000000" w:rsidRPr="00000000" w14:paraId="000000E8">
      <w:pPr>
        <w:numPr>
          <w:ilvl w:val="1"/>
          <w:numId w:val="17"/>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Public</w:t>
      </w:r>
      <w:sdt>
        <w:sdtPr>
          <w:tag w:val="goog_rdk_5"/>
        </w:sdtPr>
        <w:sdtContent>
          <w:ins w:author="Thomas" w:id="4" w:date="2024-02-25T20:26:54Z">
            <w:r w:rsidDel="00000000" w:rsidR="00000000" w:rsidRPr="00000000">
              <w:rPr>
                <w:rFonts w:ascii="Cambria" w:cs="Cambria" w:eastAsia="Cambria" w:hAnsi="Cambria"/>
                <w:sz w:val="24"/>
                <w:szCs w:val="24"/>
                <w:rtl w:val="0"/>
              </w:rPr>
              <w:t xml:space="preserve"> school</w:t>
            </w:r>
          </w:ins>
        </w:sdtContent>
      </w:sdt>
      <w:r w:rsidDel="00000000" w:rsidR="00000000" w:rsidRPr="00000000">
        <w:rPr>
          <w:rFonts w:ascii="Cambria" w:cs="Cambria" w:eastAsia="Cambria" w:hAnsi="Cambria"/>
          <w:sz w:val="24"/>
          <w:szCs w:val="24"/>
          <w:rtl w:val="0"/>
        </w:rPr>
        <w:t xml:space="preserve"> - regular program</w:t>
      </w:r>
    </w:p>
    <w:p w:rsidR="00000000" w:rsidDel="00000000" w:rsidP="00000000" w:rsidRDefault="00000000" w:rsidRPr="00000000" w14:paraId="000000E9">
      <w:pPr>
        <w:numPr>
          <w:ilvl w:val="1"/>
          <w:numId w:val="17"/>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Public </w:t>
      </w:r>
      <w:sdt>
        <w:sdtPr>
          <w:tag w:val="goog_rdk_6"/>
        </w:sdtPr>
        <w:sdtContent>
          <w:ins w:author="Thomas" w:id="5" w:date="2024-02-25T20:26:57Z">
            <w:r w:rsidDel="00000000" w:rsidR="00000000" w:rsidRPr="00000000">
              <w:rPr>
                <w:rFonts w:ascii="Cambria" w:cs="Cambria" w:eastAsia="Cambria" w:hAnsi="Cambria"/>
                <w:sz w:val="24"/>
                <w:szCs w:val="24"/>
                <w:rtl w:val="0"/>
              </w:rPr>
              <w:t xml:space="preserve">school </w:t>
            </w:r>
          </w:ins>
        </w:sdtContent>
      </w:sdt>
      <w:r w:rsidDel="00000000" w:rsidR="00000000" w:rsidRPr="00000000">
        <w:rPr>
          <w:rFonts w:ascii="Cambria" w:cs="Cambria" w:eastAsia="Cambria" w:hAnsi="Cambria"/>
          <w:sz w:val="24"/>
          <w:szCs w:val="24"/>
          <w:rtl w:val="0"/>
        </w:rPr>
        <w:t xml:space="preserve">- special program (Sport-study program, IB program,  international program, etc.) </w:t>
      </w:r>
    </w:p>
    <w:p w:rsidR="00000000" w:rsidDel="00000000" w:rsidP="00000000" w:rsidRDefault="00000000" w:rsidRPr="00000000" w14:paraId="000000EA">
      <w:pPr>
        <w:numPr>
          <w:ilvl w:val="1"/>
          <w:numId w:val="17"/>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Private</w:t>
      </w:r>
      <w:sdt>
        <w:sdtPr>
          <w:tag w:val="goog_rdk_7"/>
        </w:sdtPr>
        <w:sdtContent>
          <w:ins w:author="Thomas" w:id="6" w:date="2024-02-25T20:27:00Z">
            <w:r w:rsidDel="00000000" w:rsidR="00000000" w:rsidRPr="00000000">
              <w:rPr>
                <w:rFonts w:ascii="Cambria" w:cs="Cambria" w:eastAsia="Cambria" w:hAnsi="Cambria"/>
                <w:sz w:val="24"/>
                <w:szCs w:val="24"/>
                <w:rtl w:val="0"/>
              </w:rPr>
              <w:t xml:space="preserve"> school</w:t>
            </w:r>
          </w:ins>
        </w:sdtContent>
      </w:sdt>
      <w:r w:rsidDel="00000000" w:rsidR="00000000" w:rsidRPr="00000000">
        <w:rPr>
          <w:rtl w:val="0"/>
        </w:rPr>
      </w:r>
    </w:p>
    <w:p w:rsidR="00000000" w:rsidDel="00000000" w:rsidP="00000000" w:rsidRDefault="00000000" w:rsidRPr="00000000" w14:paraId="000000EB">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C">
      <w:pPr>
        <w:rPr>
          <w:rFonts w:ascii="Cambria" w:cs="Cambria" w:eastAsia="Cambria" w:hAnsi="Cambria"/>
          <w:b w:val="1"/>
          <w:color w:val="0070c0"/>
          <w:sz w:val="28"/>
          <w:szCs w:val="28"/>
        </w:rPr>
      </w:pPr>
      <w:r w:rsidDel="00000000" w:rsidR="00000000" w:rsidRPr="00000000">
        <w:rPr>
          <w:rFonts w:ascii="Cambria" w:cs="Cambria" w:eastAsia="Cambria" w:hAnsi="Cambria"/>
          <w:b w:val="1"/>
          <w:color w:val="0070c0"/>
          <w:sz w:val="28"/>
          <w:szCs w:val="28"/>
          <w:rtl w:val="0"/>
        </w:rPr>
        <w:t xml:space="preserve">[</w:t>
      </w:r>
      <w:r w:rsidDel="00000000" w:rsidR="00000000" w:rsidRPr="00000000">
        <w:rPr>
          <w:rFonts w:ascii="Cambria" w:cs="Cambria" w:eastAsia="Cambria" w:hAnsi="Cambria"/>
          <w:b w:val="1"/>
          <w:color w:val="0070c0"/>
          <w:sz w:val="28"/>
          <w:szCs w:val="28"/>
          <w:u w:val="single"/>
          <w:rtl w:val="0"/>
        </w:rPr>
        <w:t xml:space="preserve">SI </w:t>
      </w:r>
      <w:r w:rsidDel="00000000" w:rsidR="00000000" w:rsidRPr="00000000">
        <w:rPr>
          <w:rFonts w:ascii="Cambria" w:cs="Cambria" w:eastAsia="Cambria" w:hAnsi="Cambria"/>
          <w:b w:val="1"/>
          <w:color w:val="0070c0"/>
          <w:sz w:val="28"/>
          <w:szCs w:val="28"/>
          <w:rtl w:val="0"/>
        </w:rPr>
        <w:t xml:space="preserve">2 enfants ou + : </w:t>
      </w:r>
    </w:p>
    <w:p w:rsidR="00000000" w:rsidDel="00000000" w:rsidP="00000000" w:rsidRDefault="00000000" w:rsidRPr="00000000" w14:paraId="000000ED">
      <w:pPr>
        <w:rPr>
          <w:rFonts w:ascii="Cambria" w:cs="Cambria" w:eastAsia="Cambria" w:hAnsi="Cambria"/>
          <w:b w:val="1"/>
          <w:color w:val="0070c0"/>
          <w:sz w:val="28"/>
          <w:szCs w:val="28"/>
        </w:rPr>
      </w:pPr>
      <w:r w:rsidDel="00000000" w:rsidR="00000000" w:rsidRPr="00000000">
        <w:rPr>
          <w:rFonts w:ascii="Cambria" w:cs="Cambria" w:eastAsia="Cambria" w:hAnsi="Cambria"/>
          <w:b w:val="1"/>
          <w:color w:val="0070c0"/>
          <w:sz w:val="28"/>
          <w:szCs w:val="28"/>
          <w:u w:val="single"/>
          <w:rtl w:val="0"/>
        </w:rPr>
        <w:t xml:space="preserve">toutes les questions</w:t>
      </w:r>
      <w:r w:rsidDel="00000000" w:rsidR="00000000" w:rsidRPr="00000000">
        <w:rPr>
          <w:rFonts w:ascii="Cambria" w:cs="Cambria" w:eastAsia="Cambria" w:hAnsi="Cambria"/>
          <w:b w:val="1"/>
          <w:color w:val="0070c0"/>
          <w:sz w:val="28"/>
          <w:szCs w:val="28"/>
          <w:rtl w:val="0"/>
        </w:rPr>
        <w:t xml:space="preserve"> sur chaque enfant </w:t>
      </w:r>
      <w:r w:rsidDel="00000000" w:rsidR="00000000" w:rsidRPr="00000000">
        <w:rPr>
          <w:rFonts w:ascii="Cambria" w:cs="Cambria" w:eastAsia="Cambria" w:hAnsi="Cambria"/>
          <w:b w:val="1"/>
          <w:color w:val="0070c0"/>
          <w:sz w:val="28"/>
          <w:szCs w:val="28"/>
          <w:u w:val="single"/>
          <w:shd w:fill="fff2cc" w:val="clear"/>
          <w:rtl w:val="0"/>
        </w:rPr>
        <w:t xml:space="preserve">sur la même page</w:t>
      </w:r>
      <w:r w:rsidDel="00000000" w:rsidR="00000000" w:rsidRPr="00000000">
        <w:rPr>
          <w:rFonts w:ascii="Cambria" w:cs="Cambria" w:eastAsia="Cambria" w:hAnsi="Cambria"/>
          <w:b w:val="1"/>
          <w:color w:val="0070c0"/>
          <w:sz w:val="28"/>
          <w:szCs w:val="28"/>
          <w:rtl w:val="0"/>
        </w:rPr>
        <w:t xml:space="preserve"> qualtrics]</w:t>
      </w:r>
    </w:p>
    <w:p w:rsidR="00000000" w:rsidDel="00000000" w:rsidP="00000000" w:rsidRDefault="00000000" w:rsidRPr="00000000" w14:paraId="000000EE">
      <w:pP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EF">
      <w:pPr>
        <w:rPr>
          <w:rFonts w:ascii="Cambria" w:cs="Cambria" w:eastAsia="Cambria" w:hAnsi="Cambria"/>
          <w:b w:val="1"/>
          <w:sz w:val="24"/>
          <w:szCs w:val="24"/>
        </w:rPr>
      </w:pPr>
      <w:r w:rsidDel="00000000" w:rsidR="00000000" w:rsidRPr="00000000">
        <w:rPr>
          <w:rFonts w:ascii="Cambria" w:cs="Cambria" w:eastAsia="Cambria" w:hAnsi="Cambria"/>
          <w:b w:val="1"/>
          <w:color w:val="000000"/>
          <w:sz w:val="24"/>
          <w:szCs w:val="24"/>
          <w:rtl w:val="0"/>
        </w:rPr>
        <w:t xml:space="preserve">I</w:t>
      </w:r>
      <w:r w:rsidDel="00000000" w:rsidR="00000000" w:rsidRPr="00000000">
        <w:rPr>
          <w:rFonts w:ascii="Cambria" w:cs="Cambria" w:eastAsia="Cambria" w:hAnsi="Cambria"/>
          <w:b w:val="1"/>
          <w:sz w:val="24"/>
          <w:szCs w:val="24"/>
          <w:rtl w:val="0"/>
        </w:rPr>
        <w:t xml:space="preserve">nformation about your children</w:t>
      </w:r>
    </w:p>
    <w:p w:rsidR="00000000" w:rsidDel="00000000" w:rsidP="00000000" w:rsidRDefault="00000000" w:rsidRPr="00000000" w14:paraId="000000F0">
      <w:pP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F1">
      <w:pPr>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We have a few questions about </w:t>
      </w:r>
      <w:r w:rsidDel="00000000" w:rsidR="00000000" w:rsidRPr="00000000">
        <w:rPr>
          <w:rFonts w:ascii="Cambria" w:cs="Cambria" w:eastAsia="Cambria" w:hAnsi="Cambria"/>
          <w:b w:val="1"/>
          <w:sz w:val="24"/>
          <w:szCs w:val="24"/>
          <w:rtl w:val="0"/>
        </w:rPr>
        <w:t xml:space="preserve">the children under 18 years old </w:t>
      </w:r>
      <w:r w:rsidDel="00000000" w:rsidR="00000000" w:rsidRPr="00000000">
        <w:rPr>
          <w:rFonts w:ascii="Cambria" w:cs="Cambria" w:eastAsia="Cambria" w:hAnsi="Cambria"/>
          <w:sz w:val="24"/>
          <w:szCs w:val="24"/>
          <w:rtl w:val="0"/>
        </w:rPr>
        <w:t xml:space="preserve">in your family. </w:t>
      </w:r>
      <w:r w:rsidDel="00000000" w:rsidR="00000000" w:rsidRPr="00000000">
        <w:rPr>
          <w:rtl w:val="0"/>
        </w:rPr>
      </w:r>
    </w:p>
    <w:p w:rsidR="00000000" w:rsidDel="00000000" w:rsidP="00000000" w:rsidRDefault="00000000" w:rsidRPr="00000000" w14:paraId="000000F2">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3">
      <w:pPr>
        <w:rPr>
          <w:rFonts w:ascii="Cambria" w:cs="Cambria" w:eastAsia="Cambria" w:hAnsi="Cambria"/>
          <w:b w:val="1"/>
          <w:sz w:val="24"/>
          <w:szCs w:val="24"/>
          <w:u w:val="single"/>
        </w:rPr>
      </w:pPr>
      <w:r w:rsidDel="00000000" w:rsidR="00000000" w:rsidRPr="00000000">
        <w:rPr>
          <w:rFonts w:ascii="Cambria" w:cs="Cambria" w:eastAsia="Cambria" w:hAnsi="Cambria"/>
          <w:b w:val="1"/>
          <w:sz w:val="24"/>
          <w:szCs w:val="24"/>
          <w:u w:val="single"/>
          <w:rtl w:val="0"/>
        </w:rPr>
        <w:t xml:space="preserve">Child 1 </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4"/>
          <w:szCs w:val="24"/>
          <w:rtl w:val="0"/>
        </w:rPr>
        <w:t xml:space="preserve">What is the first name of </w:t>
      </w:r>
      <w:r w:rsidDel="00000000" w:rsidR="00000000" w:rsidRPr="00000000">
        <w:rPr>
          <w:rFonts w:ascii="Cambria" w:cs="Cambria" w:eastAsia="Cambria" w:hAnsi="Cambria"/>
          <w:b w:val="1"/>
          <w:sz w:val="24"/>
          <w:szCs w:val="24"/>
          <w:rtl w:val="0"/>
        </w:rPr>
        <w:t xml:space="preserve">your eldest child </w:t>
      </w:r>
      <w:r w:rsidDel="00000000" w:rsidR="00000000" w:rsidRPr="00000000">
        <w:rPr>
          <w:rFonts w:ascii="Cambria" w:cs="Cambria" w:eastAsia="Cambria" w:hAnsi="Cambria"/>
          <w:sz w:val="24"/>
          <w:szCs w:val="24"/>
          <w:rtl w:val="0"/>
        </w:rPr>
        <w:t xml:space="preserve">who is under 18 years old? </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(your oldest child who is younger than 18 years old) </w:t>
      </w:r>
      <w:r w:rsidDel="00000000" w:rsidR="00000000" w:rsidRPr="00000000">
        <w:rPr>
          <w:rFonts w:ascii="Cambria" w:cs="Cambria" w:eastAsia="Cambria" w:hAnsi="Cambria"/>
          <w:color w:val="0070c0"/>
          <w:sz w:val="24"/>
          <w:szCs w:val="24"/>
          <w:rtl w:val="0"/>
        </w:rPr>
        <w:t xml:space="preserve">[fill in box]</w:t>
      </w:r>
      <w:r w:rsidDel="00000000" w:rsidR="00000000" w:rsidRPr="00000000">
        <w:rPr>
          <w:rtl w:val="0"/>
        </w:rPr>
      </w:r>
    </w:p>
    <w:sdt>
      <w:sdtPr>
        <w:tag w:val="goog_rdk_8"/>
      </w:sdtPr>
      <w:sdtContent>
        <w:p w:rsidR="00000000" w:rsidDel="00000000" w:rsidP="00000000" w:rsidRDefault="00000000" w:rsidRPr="00000000" w14:paraId="000000F6">
          <w:pPr>
            <w:spacing w:line="240" w:lineRule="auto"/>
            <w:ind w:left="720" w:firstLine="0"/>
            <w:rPr>
              <w:rFonts w:ascii="Arial" w:cs="Arial" w:eastAsia="Arial" w:hAnsi="Arial"/>
              <w:b w:val="0"/>
              <w:i w:val="0"/>
              <w:smallCaps w:val="0"/>
              <w:strike w:val="0"/>
              <w:color w:val="000000"/>
              <w:sz w:val="22"/>
              <w:szCs w:val="22"/>
              <w:u w:val="none"/>
              <w:shd w:fill="auto" w:val="clear"/>
              <w:vertAlign w:val="baseline"/>
              <w:rPrChange w:author="Valerie-Anne Maheo" w:id="7" w:date="2024-02-27T14:03:25Z">
                <w:rPr>
                  <w:rFonts w:ascii="Cambria" w:cs="Cambria" w:eastAsia="Cambria" w:hAnsi="Cambria"/>
                  <w:color w:val="0070c0"/>
                  <w:sz w:val="24"/>
                  <w:szCs w:val="24"/>
                </w:rPr>
              </w:rPrChange>
            </w:rPr>
            <w:pPrChange w:author="Valerie-Anne Maheo" w:id="0" w:date="2024-02-27T14:03:25Z">
              <w:pPr>
                <w:numPr>
                  <w:ilvl w:val="0"/>
                  <w:numId w:val="17"/>
                </w:numPr>
                <w:spacing w:line="240" w:lineRule="auto"/>
                <w:ind w:left="720" w:hanging="360"/>
              </w:pPr>
            </w:pPrChange>
          </w:pPr>
          <w:r w:rsidDel="00000000" w:rsidR="00000000" w:rsidRPr="00000000">
            <w:rPr>
              <w:rFonts w:ascii="Cambria" w:cs="Cambria" w:eastAsia="Cambria" w:hAnsi="Cambria"/>
              <w:i w:val="1"/>
              <w:color w:val="0070c0"/>
              <w:sz w:val="24"/>
              <w:szCs w:val="24"/>
              <w:highlight w:val="cyan"/>
              <w:rtl w:val="0"/>
            </w:rPr>
            <w:t xml:space="preserve">Or if you prefer you can indicate his</w:t>
          </w:r>
          <w:r w:rsidDel="00000000" w:rsidR="00000000" w:rsidRPr="00000000">
            <w:rPr>
              <w:rFonts w:ascii="Cambria" w:cs="Cambria" w:eastAsia="Cambria" w:hAnsi="Cambria"/>
              <w:sz w:val="24"/>
              <w:szCs w:val="24"/>
              <w:rtl w:val="0"/>
            </w:rPr>
            <w:t xml:space="preserve">/her </w:t>
          </w:r>
          <w:r w:rsidDel="00000000" w:rsidR="00000000" w:rsidRPr="00000000">
            <w:rPr>
              <w:rFonts w:ascii="Cambria" w:cs="Cambria" w:eastAsia="Cambria" w:hAnsi="Cambria"/>
              <w:i w:val="1"/>
              <w:color w:val="0070c0"/>
              <w:sz w:val="24"/>
              <w:szCs w:val="24"/>
              <w:highlight w:val="cyan"/>
              <w:rtl w:val="0"/>
            </w:rPr>
            <w:t xml:space="preserve"> nickname, or the first 2 letters of their first name.</w:t>
          </w:r>
          <w:r w:rsidDel="00000000" w:rsidR="00000000" w:rsidRPr="00000000">
            <w:rPr>
              <w:rtl w:val="0"/>
            </w:rPr>
          </w:r>
        </w:p>
      </w:sdtContent>
    </w:sdt>
    <w:p w:rsidR="00000000" w:rsidDel="00000000" w:rsidP="00000000" w:rsidRDefault="00000000" w:rsidRPr="00000000" w14:paraId="000000F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70c0"/>
          <w:sz w:val="24"/>
          <w:szCs w:val="24"/>
          <w:u w:val="none"/>
          <w:shd w:fill="auto" w:val="clear"/>
          <w:vertAlign w:val="baseline"/>
        </w:rPr>
      </w:pPr>
      <w:r w:rsidDel="00000000" w:rsidR="00000000" w:rsidRPr="00000000">
        <w:rPr>
          <w:rFonts w:ascii="Cambria" w:cs="Cambria" w:eastAsia="Cambria" w:hAnsi="Cambria"/>
          <w:sz w:val="24"/>
          <w:szCs w:val="24"/>
          <w:rtl w:val="0"/>
        </w:rPr>
        <w:t xml:space="preserve">Gender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0"/>
          <w:i w:val="0"/>
          <w:smallCaps w:val="0"/>
          <w:strike w:val="0"/>
          <w:color w:val="0070c0"/>
          <w:sz w:val="24"/>
          <w:szCs w:val="24"/>
          <w:u w:val="none"/>
          <w:shd w:fill="auto" w:val="clear"/>
          <w:vertAlign w:val="baseline"/>
          <w:rtl w:val="0"/>
        </w:rPr>
        <w:t xml:space="preserve">[choices : </w:t>
      </w:r>
      <w:r w:rsidDel="00000000" w:rsidR="00000000" w:rsidRPr="00000000">
        <w:rPr>
          <w:rFonts w:ascii="Cambria" w:cs="Cambria" w:eastAsia="Cambria" w:hAnsi="Cambria"/>
          <w:color w:val="0070c0"/>
          <w:sz w:val="24"/>
          <w:szCs w:val="24"/>
          <w:rtl w:val="0"/>
        </w:rPr>
        <w:t xml:space="preserve">boy, girl, other</w:t>
      </w:r>
      <w:r w:rsidDel="00000000" w:rsidR="00000000" w:rsidRPr="00000000">
        <w:rPr>
          <w:rFonts w:ascii="Cambria" w:cs="Cambria" w:eastAsia="Cambria" w:hAnsi="Cambria"/>
          <w:b w:val="0"/>
          <w:i w:val="0"/>
          <w:smallCaps w:val="0"/>
          <w:strike w:val="0"/>
          <w:color w:val="0070c0"/>
          <w:sz w:val="24"/>
          <w:szCs w:val="24"/>
          <w:u w:val="none"/>
          <w:shd w:fill="auto" w:val="clear"/>
          <w:vertAlign w:val="baseline"/>
          <w:rtl w:val="0"/>
        </w:rPr>
        <w:t xml:space="preserve">]</w:t>
      </w:r>
    </w:p>
    <w:p w:rsidR="00000000" w:rsidDel="00000000" w:rsidP="00000000" w:rsidRDefault="00000000" w:rsidRPr="00000000" w14:paraId="000000F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4"/>
          <w:szCs w:val="24"/>
          <w:rtl w:val="0"/>
        </w:rPr>
        <w:t xml:space="preserve">Year of birth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0"/>
          <w:i w:val="0"/>
          <w:smallCaps w:val="0"/>
          <w:strike w:val="0"/>
          <w:color w:val="0070c0"/>
          <w:sz w:val="24"/>
          <w:szCs w:val="24"/>
          <w:u w:val="none"/>
          <w:shd w:fill="auto" w:val="clear"/>
          <w:vertAlign w:val="baseline"/>
          <w:rtl w:val="0"/>
        </w:rPr>
        <w:t xml:space="preserve">[drop down menu – </w:t>
      </w:r>
      <w:r w:rsidDel="00000000" w:rsidR="00000000" w:rsidRPr="00000000">
        <w:rPr>
          <w:rFonts w:ascii="Cambria" w:cs="Cambria" w:eastAsia="Cambria" w:hAnsi="Cambria"/>
          <w:b w:val="0"/>
          <w:i w:val="0"/>
          <w:smallCaps w:val="0"/>
          <w:strike w:val="0"/>
          <w:color w:val="0070c0"/>
          <w:sz w:val="24"/>
          <w:szCs w:val="24"/>
          <w:u w:val="none"/>
          <w:shd w:fill="auto" w:val="clear"/>
          <w:vertAlign w:val="baseline"/>
          <w:rtl w:val="0"/>
        </w:rPr>
        <w:t xml:space="preserve">200</w:t>
      </w:r>
      <w:r w:rsidDel="00000000" w:rsidR="00000000" w:rsidRPr="00000000">
        <w:rPr>
          <w:rFonts w:ascii="Cambria" w:cs="Cambria" w:eastAsia="Cambria" w:hAnsi="Cambria"/>
          <w:color w:val="0070c0"/>
          <w:sz w:val="24"/>
          <w:szCs w:val="24"/>
          <w:rtl w:val="0"/>
        </w:rPr>
        <w:t xml:space="preserve">6</w:t>
      </w:r>
      <w:r w:rsidDel="00000000" w:rsidR="00000000" w:rsidRPr="00000000">
        <w:rPr>
          <w:rFonts w:ascii="Cambria" w:cs="Cambria" w:eastAsia="Cambria" w:hAnsi="Cambria"/>
          <w:b w:val="0"/>
          <w:i w:val="0"/>
          <w:smallCaps w:val="0"/>
          <w:strike w:val="0"/>
          <w:color w:val="0070c0"/>
          <w:sz w:val="24"/>
          <w:szCs w:val="24"/>
          <w:u w:val="none"/>
          <w:shd w:fill="auto" w:val="clear"/>
          <w:vertAlign w:val="baseline"/>
          <w:rtl w:val="0"/>
        </w:rPr>
        <w:t xml:space="preserve"> à 2024 (2024 en haut)]</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4"/>
          <w:szCs w:val="24"/>
          <w:rtl w:val="0"/>
        </w:rPr>
        <w:t xml:space="preserve">Place of birth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FA">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4"/>
          <w:szCs w:val="24"/>
          <w:rtl w:val="0"/>
        </w:rPr>
        <w:t xml:space="preserve">Born in Quebec</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4"/>
          <w:szCs w:val="24"/>
          <w:rtl w:val="0"/>
        </w:rPr>
        <w:t xml:space="preserve">Born elsewhere in Canada</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4"/>
          <w:szCs w:val="24"/>
          <w:rtl w:val="0"/>
        </w:rPr>
        <w:t xml:space="preserve">Born in another country </w:t>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mbria" w:cs="Cambria" w:eastAsia="Cambria" w:hAnsi="Cambria"/>
          <w:b w:val="0"/>
          <w:i w:val="0"/>
          <w:smallCaps w:val="0"/>
          <w:strike w:val="0"/>
          <w:color w:val="0070c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70c0"/>
          <w:sz w:val="24"/>
          <w:szCs w:val="24"/>
          <w:u w:val="none"/>
          <w:shd w:fill="auto" w:val="clear"/>
          <w:vertAlign w:val="baseline"/>
          <w:rtl w:val="0"/>
        </w:rPr>
        <w:t xml:space="preserve">[si né dans autre pays]</w:t>
      </w:r>
    </w:p>
    <w:p w:rsidR="00000000" w:rsidDel="00000000" w:rsidP="00000000" w:rsidRDefault="00000000" w:rsidRPr="00000000" w14:paraId="000000FE">
      <w:pPr>
        <w:numPr>
          <w:ilvl w:val="0"/>
          <w:numId w:val="51"/>
        </w:numPr>
        <w:pBdr>
          <w:top w:space="0" w:sz="0" w:val="nil"/>
          <w:left w:space="0" w:sz="0" w:val="nil"/>
          <w:bottom w:space="0" w:sz="0" w:val="nil"/>
          <w:right w:space="0" w:sz="0" w:val="nil"/>
          <w:between w:space="0" w:sz="0" w:val="nil"/>
        </w:pBdr>
        <w:spacing w:line="240" w:lineRule="auto"/>
        <w:ind w:left="1440" w:hanging="360"/>
        <w:rPr>
          <w:rFonts w:ascii="Cambria" w:cs="Cambria" w:eastAsia="Cambria" w:hAnsi="Cambria"/>
          <w:u w:val="none"/>
        </w:rPr>
      </w:pPr>
      <w:r w:rsidDel="00000000" w:rsidR="00000000" w:rsidRPr="00000000">
        <w:rPr>
          <w:rFonts w:ascii="Cambria" w:cs="Cambria" w:eastAsia="Cambria" w:hAnsi="Cambria"/>
          <w:sz w:val="24"/>
          <w:szCs w:val="24"/>
          <w:rtl w:val="0"/>
        </w:rPr>
        <w:t xml:space="preserve">In what year did your child arrive in Quebec </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color w:val="0070c0"/>
          <w:sz w:val="20"/>
          <w:szCs w:val="20"/>
          <w:rtl w:val="0"/>
        </w:rPr>
        <w:t xml:space="preserve">[drop down– 2000 à 2024 (en haut)]</w:t>
      </w:r>
      <w:r w:rsidDel="00000000" w:rsidR="00000000" w:rsidRPr="00000000">
        <w:rPr>
          <w:rtl w:val="0"/>
        </w:rPr>
      </w:r>
    </w:p>
    <w:p w:rsidR="00000000" w:rsidDel="00000000" w:rsidP="00000000" w:rsidRDefault="00000000" w:rsidRPr="00000000" w14:paraId="000000FF">
      <w:pPr>
        <w:numPr>
          <w:ilvl w:val="0"/>
          <w:numId w:val="17"/>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Which </w:t>
      </w:r>
      <w:r w:rsidDel="00000000" w:rsidR="00000000" w:rsidRPr="00000000">
        <w:rPr>
          <w:rFonts w:ascii="Cambria" w:cs="Cambria" w:eastAsia="Cambria" w:hAnsi="Cambria"/>
          <w:sz w:val="24"/>
          <w:szCs w:val="24"/>
          <w:rtl w:val="0"/>
        </w:rPr>
        <w:t xml:space="preserve">institution</w:t>
      </w:r>
      <w:r w:rsidDel="00000000" w:rsidR="00000000" w:rsidRPr="00000000">
        <w:rPr>
          <w:rFonts w:ascii="Cambria" w:cs="Cambria" w:eastAsia="Cambria" w:hAnsi="Cambria"/>
          <w:sz w:val="24"/>
          <w:szCs w:val="24"/>
          <w:rtl w:val="0"/>
        </w:rPr>
        <w:t xml:space="preserve"> is your child enrolled in? </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color w:val="0070c0"/>
          <w:sz w:val="20"/>
          <w:szCs w:val="20"/>
          <w:rtl w:val="0"/>
        </w:rPr>
        <w:t xml:space="preserve">drop down menu</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100">
      <w:pPr>
        <w:numPr>
          <w:ilvl w:val="2"/>
          <w:numId w:val="17"/>
        </w:numPr>
        <w:ind w:left="2160" w:hanging="360"/>
      </w:pPr>
      <w:r w:rsidDel="00000000" w:rsidR="00000000" w:rsidRPr="00000000">
        <w:rPr>
          <w:rFonts w:ascii="Cambria" w:cs="Cambria" w:eastAsia="Cambria" w:hAnsi="Cambria"/>
          <w:sz w:val="24"/>
          <w:szCs w:val="24"/>
          <w:rtl w:val="0"/>
        </w:rPr>
        <w:t xml:space="preserve">Not in school or day</w:t>
      </w:r>
      <w:sdt>
        <w:sdtPr>
          <w:tag w:val="goog_rdk_9"/>
        </w:sdtPr>
        <w:sdtContent>
          <w:del w:author="Thomas" w:id="8" w:date="2024-02-25T20:41:56Z">
            <w:r w:rsidDel="00000000" w:rsidR="00000000" w:rsidRPr="00000000">
              <w:rPr>
                <w:rFonts w:ascii="Cambria" w:cs="Cambria" w:eastAsia="Cambria" w:hAnsi="Cambria"/>
                <w:sz w:val="24"/>
                <w:szCs w:val="24"/>
                <w:rtl w:val="0"/>
              </w:rPr>
              <w:delText xml:space="preserve"> </w:delText>
            </w:r>
          </w:del>
        </w:sdtContent>
      </w:sdt>
      <w:r w:rsidDel="00000000" w:rsidR="00000000" w:rsidRPr="00000000">
        <w:rPr>
          <w:rFonts w:ascii="Cambria" w:cs="Cambria" w:eastAsia="Cambria" w:hAnsi="Cambria"/>
          <w:sz w:val="24"/>
          <w:szCs w:val="24"/>
          <w:rtl w:val="0"/>
        </w:rPr>
        <w:t xml:space="preserve">care </w:t>
      </w:r>
      <w:r w:rsidDel="00000000" w:rsidR="00000000" w:rsidRPr="00000000">
        <w:rPr>
          <w:rtl w:val="0"/>
        </w:rPr>
      </w:r>
    </w:p>
    <w:p w:rsidR="00000000" w:rsidDel="00000000" w:rsidP="00000000" w:rsidRDefault="00000000" w:rsidRPr="00000000" w14:paraId="00000101">
      <w:pPr>
        <w:numPr>
          <w:ilvl w:val="2"/>
          <w:numId w:val="17"/>
        </w:numPr>
        <w:spacing w:line="276" w:lineRule="auto"/>
        <w:ind w:left="216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Day</w:t>
      </w:r>
      <w:sdt>
        <w:sdtPr>
          <w:tag w:val="goog_rdk_10"/>
        </w:sdtPr>
        <w:sdtContent>
          <w:del w:author="Thomas" w:id="9" w:date="2024-02-25T20:41:55Z">
            <w:r w:rsidDel="00000000" w:rsidR="00000000" w:rsidRPr="00000000">
              <w:rPr>
                <w:rFonts w:ascii="Cambria" w:cs="Cambria" w:eastAsia="Cambria" w:hAnsi="Cambria"/>
                <w:sz w:val="24"/>
                <w:szCs w:val="24"/>
                <w:rtl w:val="0"/>
              </w:rPr>
              <w:delText xml:space="preserve"> </w:delText>
            </w:r>
          </w:del>
        </w:sdtContent>
      </w:sdt>
      <w:r w:rsidDel="00000000" w:rsidR="00000000" w:rsidRPr="00000000">
        <w:rPr>
          <w:rFonts w:ascii="Cambria" w:cs="Cambria" w:eastAsia="Cambria" w:hAnsi="Cambria"/>
          <w:sz w:val="24"/>
          <w:szCs w:val="24"/>
          <w:rtl w:val="0"/>
        </w:rPr>
        <w:t xml:space="preserve">care</w:t>
      </w:r>
      <w:sdt>
        <w:sdtPr>
          <w:tag w:val="goog_rdk_11"/>
        </w:sdtPr>
        <w:sdtContent>
          <w:ins w:author="Thomas" w:id="10" w:date="2024-02-25T20:41:57Z">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sz w:val="24"/>
                <w:szCs w:val="24"/>
                <w:rtl w:val="0"/>
              </w:rPr>
              <w:t xml:space="preserve">(e.g., CPE)</w:t>
            </w:r>
          </w:ins>
        </w:sdtContent>
      </w:sdt>
      <w:r w:rsidDel="00000000" w:rsidR="00000000" w:rsidRPr="00000000">
        <w:rPr>
          <w:rtl w:val="0"/>
        </w:rPr>
      </w:r>
    </w:p>
    <w:p w:rsidR="00000000" w:rsidDel="00000000" w:rsidP="00000000" w:rsidRDefault="00000000" w:rsidRPr="00000000" w14:paraId="00000102">
      <w:pPr>
        <w:numPr>
          <w:ilvl w:val="2"/>
          <w:numId w:val="17"/>
        </w:numPr>
        <w:spacing w:line="276" w:lineRule="auto"/>
        <w:ind w:left="2160" w:hanging="360"/>
        <w:rPr/>
      </w:pPr>
      <w:r w:rsidDel="00000000" w:rsidR="00000000" w:rsidRPr="00000000">
        <w:rPr>
          <w:rFonts w:ascii="Cambria" w:cs="Cambria" w:eastAsia="Cambria" w:hAnsi="Cambria"/>
          <w:sz w:val="24"/>
          <w:szCs w:val="24"/>
          <w:rtl w:val="0"/>
        </w:rPr>
        <w:t xml:space="preserve">Kindergarten </w:t>
      </w:r>
      <w:r w:rsidDel="00000000" w:rsidR="00000000" w:rsidRPr="00000000">
        <w:rPr>
          <w:rtl w:val="0"/>
        </w:rPr>
      </w:r>
    </w:p>
    <w:p w:rsidR="00000000" w:rsidDel="00000000" w:rsidP="00000000" w:rsidRDefault="00000000" w:rsidRPr="00000000" w14:paraId="00000103">
      <w:pPr>
        <w:numPr>
          <w:ilvl w:val="2"/>
          <w:numId w:val="17"/>
        </w:numPr>
        <w:spacing w:line="276" w:lineRule="auto"/>
        <w:ind w:left="2160" w:hanging="360"/>
        <w:rPr/>
      </w:pPr>
      <w:r w:rsidDel="00000000" w:rsidR="00000000" w:rsidRPr="00000000">
        <w:rPr>
          <w:rFonts w:ascii="Cambria" w:cs="Cambria" w:eastAsia="Cambria" w:hAnsi="Cambria"/>
          <w:sz w:val="24"/>
          <w:szCs w:val="24"/>
          <w:rtl w:val="0"/>
        </w:rPr>
        <w:t xml:space="preserve">Welcoming Class </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color w:val="0070c0"/>
          <w:sz w:val="24"/>
          <w:szCs w:val="24"/>
          <w:rtl w:val="0"/>
        </w:rPr>
        <w:t xml:space="preserve">[seulement pour immigrants]</w:t>
      </w:r>
      <w:r w:rsidDel="00000000" w:rsidR="00000000" w:rsidRPr="00000000">
        <w:rPr>
          <w:rtl w:val="0"/>
        </w:rPr>
      </w:r>
    </w:p>
    <w:p w:rsidR="00000000" w:rsidDel="00000000" w:rsidP="00000000" w:rsidRDefault="00000000" w:rsidRPr="00000000" w14:paraId="00000104">
      <w:pPr>
        <w:numPr>
          <w:ilvl w:val="2"/>
          <w:numId w:val="17"/>
        </w:numPr>
        <w:spacing w:line="276" w:lineRule="auto"/>
        <w:ind w:left="2160" w:hanging="360"/>
        <w:rPr/>
      </w:pPr>
      <w:r w:rsidDel="00000000" w:rsidR="00000000" w:rsidRPr="00000000">
        <w:rPr>
          <w:rFonts w:ascii="Cambria" w:cs="Cambria" w:eastAsia="Cambria" w:hAnsi="Cambria"/>
          <w:sz w:val="24"/>
          <w:szCs w:val="24"/>
          <w:rtl w:val="0"/>
        </w:rPr>
        <w:t xml:space="preserve">Specialized class </w:t>
      </w:r>
      <w:r w:rsidDel="00000000" w:rsidR="00000000" w:rsidRPr="00000000">
        <w:rPr>
          <w:rtl w:val="0"/>
        </w:rPr>
      </w:r>
    </w:p>
    <w:p w:rsidR="00000000" w:rsidDel="00000000" w:rsidP="00000000" w:rsidRDefault="00000000" w:rsidRPr="00000000" w14:paraId="00000105">
      <w:pPr>
        <w:numPr>
          <w:ilvl w:val="2"/>
          <w:numId w:val="17"/>
        </w:numPr>
        <w:ind w:left="2160" w:hanging="360"/>
      </w:pPr>
      <w:r w:rsidDel="00000000" w:rsidR="00000000" w:rsidRPr="00000000">
        <w:rPr>
          <w:rFonts w:ascii="Cambria" w:cs="Cambria" w:eastAsia="Cambria" w:hAnsi="Cambria"/>
          <w:sz w:val="24"/>
          <w:szCs w:val="24"/>
          <w:rtl w:val="0"/>
        </w:rPr>
        <w:t xml:space="preserve">Elementary</w:t>
      </w:r>
      <w:r w:rsidDel="00000000" w:rsidR="00000000" w:rsidRPr="00000000">
        <w:rPr>
          <w:rFonts w:ascii="Cambria" w:cs="Cambria" w:eastAsia="Cambria" w:hAnsi="Cambria"/>
          <w:sz w:val="24"/>
          <w:szCs w:val="24"/>
          <w:rtl w:val="0"/>
        </w:rPr>
        <w:t xml:space="preserve"> school</w:t>
      </w:r>
      <w:r w:rsidDel="00000000" w:rsidR="00000000" w:rsidRPr="00000000">
        <w:rPr>
          <w:rtl w:val="0"/>
        </w:rPr>
      </w:r>
    </w:p>
    <w:p w:rsidR="00000000" w:rsidDel="00000000" w:rsidP="00000000" w:rsidRDefault="00000000" w:rsidRPr="00000000" w14:paraId="00000106">
      <w:pPr>
        <w:numPr>
          <w:ilvl w:val="2"/>
          <w:numId w:val="17"/>
        </w:numPr>
        <w:spacing w:line="276" w:lineRule="auto"/>
        <w:ind w:left="2160" w:hanging="360"/>
        <w:rPr/>
      </w:pPr>
      <w:r w:rsidDel="00000000" w:rsidR="00000000" w:rsidRPr="00000000">
        <w:rPr>
          <w:rFonts w:ascii="Cambria" w:cs="Cambria" w:eastAsia="Cambria" w:hAnsi="Cambria"/>
          <w:sz w:val="24"/>
          <w:szCs w:val="24"/>
          <w:rtl w:val="0"/>
        </w:rPr>
        <w:t xml:space="preserve">Secondary school</w:t>
      </w:r>
      <w:r w:rsidDel="00000000" w:rsidR="00000000" w:rsidRPr="00000000">
        <w:rPr>
          <w:rtl w:val="0"/>
        </w:rPr>
      </w:r>
    </w:p>
    <w:p w:rsidR="00000000" w:rsidDel="00000000" w:rsidP="00000000" w:rsidRDefault="00000000" w:rsidRPr="00000000" w14:paraId="00000107">
      <w:pPr>
        <w:numPr>
          <w:ilvl w:val="2"/>
          <w:numId w:val="17"/>
        </w:numPr>
        <w:spacing w:line="276" w:lineRule="auto"/>
        <w:ind w:left="2160" w:hanging="360"/>
        <w:rPr/>
      </w:pPr>
      <w:r w:rsidDel="00000000" w:rsidR="00000000" w:rsidRPr="00000000">
        <w:rPr>
          <w:rFonts w:ascii="Cambria" w:cs="Cambria" w:eastAsia="Cambria" w:hAnsi="Cambria"/>
          <w:sz w:val="24"/>
          <w:szCs w:val="24"/>
          <w:rtl w:val="0"/>
        </w:rPr>
        <w:t xml:space="preserve">College or </w:t>
      </w:r>
      <w:r w:rsidDel="00000000" w:rsidR="00000000" w:rsidRPr="00000000">
        <w:rPr>
          <w:rFonts w:ascii="Cambria" w:cs="Cambria" w:eastAsia="Cambria" w:hAnsi="Cambria"/>
          <w:sz w:val="24"/>
          <w:szCs w:val="24"/>
          <w:rtl w:val="0"/>
        </w:rPr>
        <w:t xml:space="preserve"> CÉGEP</w:t>
      </w:r>
      <w:r w:rsidDel="00000000" w:rsidR="00000000" w:rsidRPr="00000000">
        <w:rPr>
          <w:rtl w:val="0"/>
        </w:rPr>
      </w:r>
    </w:p>
    <w:p w:rsidR="00000000" w:rsidDel="00000000" w:rsidP="00000000" w:rsidRDefault="00000000" w:rsidRPr="00000000" w14:paraId="00000108">
      <w:pPr>
        <w:numPr>
          <w:ilvl w:val="2"/>
          <w:numId w:val="17"/>
        </w:numPr>
        <w:spacing w:line="276" w:lineRule="auto"/>
        <w:ind w:left="216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University</w:t>
      </w:r>
    </w:p>
    <w:p w:rsidR="00000000" w:rsidDel="00000000" w:rsidP="00000000" w:rsidRDefault="00000000" w:rsidRPr="00000000" w14:paraId="00000109">
      <w:pPr>
        <w:numPr>
          <w:ilvl w:val="2"/>
          <w:numId w:val="17"/>
        </w:numPr>
        <w:spacing w:line="276" w:lineRule="auto"/>
        <w:ind w:left="2160" w:hanging="360"/>
        <w:rPr/>
      </w:pPr>
      <w:r w:rsidDel="00000000" w:rsidR="00000000" w:rsidRPr="00000000">
        <w:rPr>
          <w:rFonts w:ascii="Cambria" w:cs="Cambria" w:eastAsia="Cambria" w:hAnsi="Cambria"/>
          <w:sz w:val="24"/>
          <w:szCs w:val="24"/>
          <w:rtl w:val="0"/>
        </w:rPr>
        <w:t xml:space="preserve">Other - Specify: </w:t>
      </w:r>
      <w:r w:rsidDel="00000000" w:rsidR="00000000" w:rsidRPr="00000000">
        <w:rPr>
          <w:rFonts w:ascii="Cambria" w:cs="Cambria" w:eastAsia="Cambria" w:hAnsi="Cambria"/>
          <w:color w:val="0070c0"/>
          <w:sz w:val="24"/>
          <w:szCs w:val="24"/>
          <w:rtl w:val="0"/>
        </w:rPr>
        <w:t xml:space="preserve">[fill in box]</w:t>
      </w:r>
    </w:p>
    <w:p w:rsidR="00000000" w:rsidDel="00000000" w:rsidP="00000000" w:rsidRDefault="00000000" w:rsidRPr="00000000" w14:paraId="0000010A">
      <w:pPr>
        <w:spacing w:line="276" w:lineRule="auto"/>
        <w:ind w:left="2160" w:firstLine="0"/>
        <w:rPr>
          <w:rFonts w:ascii="Cambria" w:cs="Cambria" w:eastAsia="Cambria" w:hAnsi="Cambria"/>
          <w:color w:val="0070c0"/>
          <w:sz w:val="24"/>
          <w:szCs w:val="24"/>
        </w:rPr>
      </w:pPr>
      <w:r w:rsidDel="00000000" w:rsidR="00000000" w:rsidRPr="00000000">
        <w:rPr>
          <w:rtl w:val="0"/>
        </w:rPr>
      </w:r>
    </w:p>
    <w:p w:rsidR="00000000" w:rsidDel="00000000" w:rsidP="00000000" w:rsidRDefault="00000000" w:rsidRPr="00000000" w14:paraId="0000010B">
      <w:pPr>
        <w:numPr>
          <w:ilvl w:val="0"/>
          <w:numId w:val="17"/>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Is it a public or private school?</w:t>
      </w:r>
    </w:p>
    <w:p w:rsidR="00000000" w:rsidDel="00000000" w:rsidP="00000000" w:rsidRDefault="00000000" w:rsidRPr="00000000" w14:paraId="0000010C">
      <w:pPr>
        <w:numPr>
          <w:ilvl w:val="1"/>
          <w:numId w:val="17"/>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Public school - regular program</w:t>
      </w:r>
    </w:p>
    <w:p w:rsidR="00000000" w:rsidDel="00000000" w:rsidP="00000000" w:rsidRDefault="00000000" w:rsidRPr="00000000" w14:paraId="0000010D">
      <w:pPr>
        <w:numPr>
          <w:ilvl w:val="1"/>
          <w:numId w:val="17"/>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Public school - special program (Sport-study program, IB program,  international program, etc.) </w:t>
      </w:r>
    </w:p>
    <w:p w:rsidR="00000000" w:rsidDel="00000000" w:rsidP="00000000" w:rsidRDefault="00000000" w:rsidRPr="00000000" w14:paraId="0000010E">
      <w:pPr>
        <w:numPr>
          <w:ilvl w:val="1"/>
          <w:numId w:val="17"/>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Private school</w:t>
      </w:r>
      <w:r w:rsidDel="00000000" w:rsidR="00000000" w:rsidRPr="00000000">
        <w:rPr>
          <w:rtl w:val="0"/>
        </w:rPr>
      </w:r>
    </w:p>
    <w:p w:rsidR="00000000" w:rsidDel="00000000" w:rsidP="00000000" w:rsidRDefault="00000000" w:rsidRPr="00000000" w14:paraId="0000010F">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10">
      <w:pPr>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Child [2 or 3 - according to the number of children] </w:t>
      </w:r>
      <w:r w:rsidDel="00000000" w:rsidR="00000000" w:rsidRPr="00000000">
        <w:rPr>
          <w:rtl w:val="0"/>
        </w:rPr>
      </w:r>
    </w:p>
    <w:p w:rsidR="00000000" w:rsidDel="00000000" w:rsidP="00000000" w:rsidRDefault="00000000" w:rsidRPr="00000000" w14:paraId="00000111">
      <w:pPr>
        <w:numPr>
          <w:ilvl w:val="0"/>
          <w:numId w:val="17"/>
        </w:numPr>
        <w:spacing w:line="240" w:lineRule="auto"/>
        <w:ind w:left="720" w:hanging="360"/>
        <w:rPr>
          <w:rFonts w:ascii="Cambria" w:cs="Cambria" w:eastAsia="Cambria" w:hAnsi="Cambria"/>
          <w:color w:val="0070c0"/>
          <w:sz w:val="24"/>
          <w:szCs w:val="24"/>
        </w:rPr>
      </w:pPr>
      <w:r w:rsidDel="00000000" w:rsidR="00000000" w:rsidRPr="00000000">
        <w:rPr>
          <w:rFonts w:ascii="Cambria" w:cs="Cambria" w:eastAsia="Cambria" w:hAnsi="Cambria"/>
          <w:sz w:val="24"/>
          <w:szCs w:val="24"/>
          <w:rtl w:val="0"/>
        </w:rPr>
        <w:t xml:space="preserve">What is his/her f</w:t>
      </w:r>
      <w:r w:rsidDel="00000000" w:rsidR="00000000" w:rsidRPr="00000000">
        <w:rPr>
          <w:rFonts w:ascii="Cambria" w:cs="Cambria" w:eastAsia="Cambria" w:hAnsi="Cambria"/>
          <w:sz w:val="24"/>
          <w:szCs w:val="24"/>
          <w:rtl w:val="0"/>
        </w:rPr>
        <w:t xml:space="preserve">irst name :</w:t>
      </w:r>
      <w:r w:rsidDel="00000000" w:rsidR="00000000" w:rsidRPr="00000000">
        <w:rPr>
          <w:rFonts w:ascii="Cambria" w:cs="Cambria" w:eastAsia="Cambria" w:hAnsi="Cambria"/>
          <w:color w:val="0070c0"/>
          <w:sz w:val="24"/>
          <w:szCs w:val="24"/>
          <w:rtl w:val="0"/>
        </w:rPr>
        <w:t xml:space="preserve">[fill in box]</w:t>
      </w:r>
      <w:sdt>
        <w:sdtPr>
          <w:tag w:val="goog_rdk_12"/>
        </w:sdtPr>
        <w:sdtContent>
          <w:ins w:author="Valerie-Anne Maheo" w:id="11" w:date="2024-02-27T14:03:41Z">
            <w:r w:rsidDel="00000000" w:rsidR="00000000" w:rsidRPr="00000000">
              <w:rPr>
                <w:rFonts w:ascii="Cambria" w:cs="Cambria" w:eastAsia="Cambria" w:hAnsi="Cambria"/>
                <w:color w:val="0070c0"/>
                <w:sz w:val="24"/>
                <w:szCs w:val="24"/>
                <w:rtl w:val="0"/>
              </w:rPr>
              <w:br w:type="textWrapping"/>
            </w:r>
            <w:r w:rsidDel="00000000" w:rsidR="00000000" w:rsidRPr="00000000">
              <w:rPr>
                <w:rFonts w:ascii="Cambria" w:cs="Cambria" w:eastAsia="Cambria" w:hAnsi="Cambria"/>
                <w:color w:val="0070c0"/>
                <w:sz w:val="24"/>
                <w:szCs w:val="24"/>
                <w:rtl w:val="0"/>
              </w:rPr>
              <w:t xml:space="preserve">Or if you prefer you can indicate his</w:t>
            </w:r>
            <w:r w:rsidDel="00000000" w:rsidR="00000000" w:rsidRPr="00000000">
              <w:rPr>
                <w:rFonts w:ascii="Cambria" w:cs="Cambria" w:eastAsia="Cambria" w:hAnsi="Cambria"/>
                <w:color w:val="0070c0"/>
                <w:sz w:val="24"/>
                <w:szCs w:val="24"/>
                <w:rtl w:val="0"/>
              </w:rPr>
              <w:t xml:space="preserve">/her </w:t>
            </w:r>
            <w:r w:rsidDel="00000000" w:rsidR="00000000" w:rsidRPr="00000000">
              <w:rPr>
                <w:rFonts w:ascii="Cambria" w:cs="Cambria" w:eastAsia="Cambria" w:hAnsi="Cambria"/>
                <w:color w:val="0070c0"/>
                <w:sz w:val="24"/>
                <w:szCs w:val="24"/>
                <w:rtl w:val="0"/>
              </w:rPr>
              <w:t xml:space="preserve"> nickname, or the first 2 letters of their first name.</w:t>
            </w:r>
          </w:ins>
        </w:sdtContent>
      </w:sdt>
      <w:r w:rsidDel="00000000" w:rsidR="00000000" w:rsidRPr="00000000">
        <w:rPr>
          <w:rtl w:val="0"/>
        </w:rPr>
      </w:r>
    </w:p>
    <w:p w:rsidR="00000000" w:rsidDel="00000000" w:rsidP="00000000" w:rsidRDefault="00000000" w:rsidRPr="00000000" w14:paraId="00000112">
      <w:pPr>
        <w:numPr>
          <w:ilvl w:val="0"/>
          <w:numId w:val="17"/>
        </w:numPr>
        <w:spacing w:line="240" w:lineRule="auto"/>
        <w:ind w:left="720" w:hanging="360"/>
        <w:rPr>
          <w:rFonts w:ascii="Cambria" w:cs="Cambria" w:eastAsia="Cambria" w:hAnsi="Cambria"/>
          <w:color w:val="0070c0"/>
          <w:sz w:val="24"/>
          <w:szCs w:val="24"/>
        </w:rPr>
      </w:pPr>
      <w:r w:rsidDel="00000000" w:rsidR="00000000" w:rsidRPr="00000000">
        <w:rPr>
          <w:rFonts w:ascii="Cambria" w:cs="Cambria" w:eastAsia="Cambria" w:hAnsi="Cambria"/>
          <w:sz w:val="24"/>
          <w:szCs w:val="24"/>
          <w:rtl w:val="0"/>
        </w:rPr>
        <w:t xml:space="preserve">Gender : </w:t>
      </w:r>
      <w:r w:rsidDel="00000000" w:rsidR="00000000" w:rsidRPr="00000000">
        <w:rPr>
          <w:rFonts w:ascii="Cambria" w:cs="Cambria" w:eastAsia="Cambria" w:hAnsi="Cambria"/>
          <w:color w:val="0070c0"/>
          <w:sz w:val="24"/>
          <w:szCs w:val="24"/>
          <w:rtl w:val="0"/>
        </w:rPr>
        <w:t xml:space="preserve">[choices : boy, girl, other]</w:t>
      </w:r>
    </w:p>
    <w:p w:rsidR="00000000" w:rsidDel="00000000" w:rsidP="00000000" w:rsidRDefault="00000000" w:rsidRPr="00000000" w14:paraId="00000113">
      <w:pPr>
        <w:numPr>
          <w:ilvl w:val="0"/>
          <w:numId w:val="17"/>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Year of birth  : </w:t>
      </w:r>
      <w:r w:rsidDel="00000000" w:rsidR="00000000" w:rsidRPr="00000000">
        <w:rPr>
          <w:rFonts w:ascii="Cambria" w:cs="Cambria" w:eastAsia="Cambria" w:hAnsi="Cambria"/>
          <w:color w:val="0070c0"/>
          <w:sz w:val="24"/>
          <w:szCs w:val="24"/>
          <w:rtl w:val="0"/>
        </w:rPr>
        <w:t xml:space="preserve">[drop down menu – 2000 à 2024 (2024 en haut)]</w:t>
      </w:r>
      <w:r w:rsidDel="00000000" w:rsidR="00000000" w:rsidRPr="00000000">
        <w:rPr>
          <w:rtl w:val="0"/>
        </w:rPr>
      </w:r>
    </w:p>
    <w:p w:rsidR="00000000" w:rsidDel="00000000" w:rsidP="00000000" w:rsidRDefault="00000000" w:rsidRPr="00000000" w14:paraId="00000114">
      <w:pPr>
        <w:numPr>
          <w:ilvl w:val="0"/>
          <w:numId w:val="17"/>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Place of birth  : </w:t>
      </w:r>
    </w:p>
    <w:p w:rsidR="00000000" w:rsidDel="00000000" w:rsidP="00000000" w:rsidRDefault="00000000" w:rsidRPr="00000000" w14:paraId="00000115">
      <w:pPr>
        <w:numPr>
          <w:ilvl w:val="1"/>
          <w:numId w:val="17"/>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Born in Quebec</w:t>
      </w:r>
    </w:p>
    <w:p w:rsidR="00000000" w:rsidDel="00000000" w:rsidP="00000000" w:rsidRDefault="00000000" w:rsidRPr="00000000" w14:paraId="00000116">
      <w:pPr>
        <w:numPr>
          <w:ilvl w:val="1"/>
          <w:numId w:val="17"/>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Born elsewhere in Canada</w:t>
      </w:r>
    </w:p>
    <w:p w:rsidR="00000000" w:rsidDel="00000000" w:rsidP="00000000" w:rsidRDefault="00000000" w:rsidRPr="00000000" w14:paraId="00000117">
      <w:pPr>
        <w:numPr>
          <w:ilvl w:val="1"/>
          <w:numId w:val="17"/>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Born in another country </w:t>
      </w:r>
    </w:p>
    <w:p w:rsidR="00000000" w:rsidDel="00000000" w:rsidP="00000000" w:rsidRDefault="00000000" w:rsidRPr="00000000" w14:paraId="00000118">
      <w:pPr>
        <w:spacing w:line="240" w:lineRule="auto"/>
        <w:ind w:firstLine="720"/>
        <w:rPr>
          <w:rFonts w:ascii="Cambria" w:cs="Cambria" w:eastAsia="Cambria" w:hAnsi="Cambria"/>
          <w:color w:val="0070c0"/>
          <w:sz w:val="24"/>
          <w:szCs w:val="24"/>
        </w:rPr>
      </w:pPr>
      <w:r w:rsidDel="00000000" w:rsidR="00000000" w:rsidRPr="00000000">
        <w:rPr>
          <w:rFonts w:ascii="Cambria" w:cs="Cambria" w:eastAsia="Cambria" w:hAnsi="Cambria"/>
          <w:color w:val="0070c0"/>
          <w:sz w:val="24"/>
          <w:szCs w:val="24"/>
          <w:rtl w:val="0"/>
        </w:rPr>
        <w:t xml:space="preserve">[si né dans autre pays]</w:t>
      </w:r>
    </w:p>
    <w:p w:rsidR="00000000" w:rsidDel="00000000" w:rsidP="00000000" w:rsidRDefault="00000000" w:rsidRPr="00000000" w14:paraId="00000119">
      <w:pPr>
        <w:numPr>
          <w:ilvl w:val="0"/>
          <w:numId w:val="51"/>
        </w:numPr>
        <w:spacing w:line="240" w:lineRule="auto"/>
        <w:ind w:left="1440" w:hanging="360"/>
        <w:rPr>
          <w:rFonts w:ascii="Cambria" w:cs="Cambria" w:eastAsia="Cambria" w:hAnsi="Cambria"/>
        </w:rPr>
      </w:pPr>
      <w:r w:rsidDel="00000000" w:rsidR="00000000" w:rsidRPr="00000000">
        <w:rPr>
          <w:rFonts w:ascii="Cambria" w:cs="Cambria" w:eastAsia="Cambria" w:hAnsi="Cambria"/>
          <w:sz w:val="24"/>
          <w:szCs w:val="24"/>
          <w:rtl w:val="0"/>
        </w:rPr>
        <w:t xml:space="preserve">In what year did your child arrive in Quebec </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color w:val="0070c0"/>
          <w:sz w:val="20"/>
          <w:szCs w:val="20"/>
          <w:rtl w:val="0"/>
        </w:rPr>
        <w:t xml:space="preserve">[drop down– 2000 à 2024 (en haut)]</w:t>
      </w:r>
      <w:r w:rsidDel="00000000" w:rsidR="00000000" w:rsidRPr="00000000">
        <w:rPr>
          <w:rtl w:val="0"/>
        </w:rPr>
      </w:r>
    </w:p>
    <w:p w:rsidR="00000000" w:rsidDel="00000000" w:rsidP="00000000" w:rsidRDefault="00000000" w:rsidRPr="00000000" w14:paraId="0000011A">
      <w:pPr>
        <w:numPr>
          <w:ilvl w:val="0"/>
          <w:numId w:val="17"/>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Which institution is your child enrolled in?  [</w:t>
      </w:r>
      <w:r w:rsidDel="00000000" w:rsidR="00000000" w:rsidRPr="00000000">
        <w:rPr>
          <w:rFonts w:ascii="Cambria" w:cs="Cambria" w:eastAsia="Cambria" w:hAnsi="Cambria"/>
          <w:b w:val="1"/>
          <w:color w:val="0070c0"/>
          <w:sz w:val="20"/>
          <w:szCs w:val="20"/>
          <w:rtl w:val="0"/>
        </w:rPr>
        <w:t xml:space="preserve">drop down menu</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11B">
      <w:pPr>
        <w:numPr>
          <w:ilvl w:val="2"/>
          <w:numId w:val="17"/>
        </w:numPr>
        <w:ind w:left="2160" w:hanging="360"/>
      </w:pPr>
      <w:r w:rsidDel="00000000" w:rsidR="00000000" w:rsidRPr="00000000">
        <w:rPr>
          <w:rFonts w:ascii="Cambria" w:cs="Cambria" w:eastAsia="Cambria" w:hAnsi="Cambria"/>
          <w:sz w:val="24"/>
          <w:szCs w:val="24"/>
          <w:rtl w:val="0"/>
        </w:rPr>
        <w:t xml:space="preserve">Not in school or daycare </w:t>
      </w:r>
      <w:r w:rsidDel="00000000" w:rsidR="00000000" w:rsidRPr="00000000">
        <w:rPr>
          <w:rtl w:val="0"/>
        </w:rPr>
      </w:r>
    </w:p>
    <w:p w:rsidR="00000000" w:rsidDel="00000000" w:rsidP="00000000" w:rsidRDefault="00000000" w:rsidRPr="00000000" w14:paraId="0000011C">
      <w:pPr>
        <w:numPr>
          <w:ilvl w:val="2"/>
          <w:numId w:val="17"/>
        </w:numPr>
        <w:ind w:left="216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Daycare (e.g., CPE)</w:t>
      </w:r>
    </w:p>
    <w:p w:rsidR="00000000" w:rsidDel="00000000" w:rsidP="00000000" w:rsidRDefault="00000000" w:rsidRPr="00000000" w14:paraId="0000011D">
      <w:pPr>
        <w:numPr>
          <w:ilvl w:val="2"/>
          <w:numId w:val="17"/>
        </w:numPr>
        <w:ind w:left="2160" w:hanging="360"/>
      </w:pPr>
      <w:r w:rsidDel="00000000" w:rsidR="00000000" w:rsidRPr="00000000">
        <w:rPr>
          <w:rFonts w:ascii="Cambria" w:cs="Cambria" w:eastAsia="Cambria" w:hAnsi="Cambria"/>
          <w:sz w:val="24"/>
          <w:szCs w:val="24"/>
          <w:rtl w:val="0"/>
        </w:rPr>
        <w:t xml:space="preserve">Kindergarten </w:t>
      </w:r>
      <w:r w:rsidDel="00000000" w:rsidR="00000000" w:rsidRPr="00000000">
        <w:rPr>
          <w:rtl w:val="0"/>
        </w:rPr>
      </w:r>
    </w:p>
    <w:p w:rsidR="00000000" w:rsidDel="00000000" w:rsidP="00000000" w:rsidRDefault="00000000" w:rsidRPr="00000000" w14:paraId="0000011E">
      <w:pPr>
        <w:numPr>
          <w:ilvl w:val="2"/>
          <w:numId w:val="17"/>
        </w:numPr>
        <w:ind w:left="2160" w:hanging="360"/>
      </w:pPr>
      <w:r w:rsidDel="00000000" w:rsidR="00000000" w:rsidRPr="00000000">
        <w:rPr>
          <w:rFonts w:ascii="Cambria" w:cs="Cambria" w:eastAsia="Cambria" w:hAnsi="Cambria"/>
          <w:sz w:val="24"/>
          <w:szCs w:val="24"/>
          <w:rtl w:val="0"/>
        </w:rPr>
        <w:t xml:space="preserve">Welcoming Class  </w:t>
      </w:r>
      <w:r w:rsidDel="00000000" w:rsidR="00000000" w:rsidRPr="00000000">
        <w:rPr>
          <w:rFonts w:ascii="Cambria" w:cs="Cambria" w:eastAsia="Cambria" w:hAnsi="Cambria"/>
          <w:b w:val="1"/>
          <w:color w:val="0070c0"/>
          <w:sz w:val="24"/>
          <w:szCs w:val="24"/>
          <w:rtl w:val="0"/>
        </w:rPr>
        <w:t xml:space="preserve">[seulement pour immigrants]</w:t>
      </w:r>
      <w:r w:rsidDel="00000000" w:rsidR="00000000" w:rsidRPr="00000000">
        <w:rPr>
          <w:rtl w:val="0"/>
        </w:rPr>
      </w:r>
    </w:p>
    <w:p w:rsidR="00000000" w:rsidDel="00000000" w:rsidP="00000000" w:rsidRDefault="00000000" w:rsidRPr="00000000" w14:paraId="0000011F">
      <w:pPr>
        <w:numPr>
          <w:ilvl w:val="2"/>
          <w:numId w:val="17"/>
        </w:numPr>
        <w:ind w:left="2160" w:hanging="360"/>
      </w:pPr>
      <w:r w:rsidDel="00000000" w:rsidR="00000000" w:rsidRPr="00000000">
        <w:rPr>
          <w:rFonts w:ascii="Cambria" w:cs="Cambria" w:eastAsia="Cambria" w:hAnsi="Cambria"/>
          <w:sz w:val="24"/>
          <w:szCs w:val="24"/>
          <w:rtl w:val="0"/>
        </w:rPr>
        <w:t xml:space="preserve">Specialized class </w:t>
      </w:r>
      <w:r w:rsidDel="00000000" w:rsidR="00000000" w:rsidRPr="00000000">
        <w:rPr>
          <w:rtl w:val="0"/>
        </w:rPr>
      </w:r>
    </w:p>
    <w:p w:rsidR="00000000" w:rsidDel="00000000" w:rsidP="00000000" w:rsidRDefault="00000000" w:rsidRPr="00000000" w14:paraId="00000120">
      <w:pPr>
        <w:numPr>
          <w:ilvl w:val="2"/>
          <w:numId w:val="17"/>
        </w:numPr>
        <w:ind w:left="2160" w:hanging="360"/>
      </w:pPr>
      <w:r w:rsidDel="00000000" w:rsidR="00000000" w:rsidRPr="00000000">
        <w:rPr>
          <w:rFonts w:ascii="Cambria" w:cs="Cambria" w:eastAsia="Cambria" w:hAnsi="Cambria"/>
          <w:sz w:val="24"/>
          <w:szCs w:val="24"/>
          <w:rtl w:val="0"/>
        </w:rPr>
        <w:t xml:space="preserve">Elementary school </w:t>
      </w:r>
      <w:r w:rsidDel="00000000" w:rsidR="00000000" w:rsidRPr="00000000">
        <w:rPr>
          <w:rtl w:val="0"/>
        </w:rPr>
      </w:r>
    </w:p>
    <w:p w:rsidR="00000000" w:rsidDel="00000000" w:rsidP="00000000" w:rsidRDefault="00000000" w:rsidRPr="00000000" w14:paraId="00000121">
      <w:pPr>
        <w:numPr>
          <w:ilvl w:val="2"/>
          <w:numId w:val="17"/>
        </w:numPr>
        <w:ind w:left="2160" w:hanging="360"/>
      </w:pPr>
      <w:r w:rsidDel="00000000" w:rsidR="00000000" w:rsidRPr="00000000">
        <w:rPr>
          <w:rFonts w:ascii="Cambria" w:cs="Cambria" w:eastAsia="Cambria" w:hAnsi="Cambria"/>
          <w:sz w:val="24"/>
          <w:szCs w:val="24"/>
          <w:rtl w:val="0"/>
        </w:rPr>
        <w:t xml:space="preserve">Secondary school</w:t>
      </w:r>
      <w:r w:rsidDel="00000000" w:rsidR="00000000" w:rsidRPr="00000000">
        <w:rPr>
          <w:rtl w:val="0"/>
        </w:rPr>
      </w:r>
    </w:p>
    <w:p w:rsidR="00000000" w:rsidDel="00000000" w:rsidP="00000000" w:rsidRDefault="00000000" w:rsidRPr="00000000" w14:paraId="00000122">
      <w:pPr>
        <w:numPr>
          <w:ilvl w:val="2"/>
          <w:numId w:val="17"/>
        </w:numPr>
        <w:ind w:left="2160" w:hanging="360"/>
      </w:pPr>
      <w:r w:rsidDel="00000000" w:rsidR="00000000" w:rsidRPr="00000000">
        <w:rPr>
          <w:rFonts w:ascii="Cambria" w:cs="Cambria" w:eastAsia="Cambria" w:hAnsi="Cambria"/>
          <w:sz w:val="24"/>
          <w:szCs w:val="24"/>
          <w:rtl w:val="0"/>
        </w:rPr>
        <w:t xml:space="preserve">College or  CÉGEP</w:t>
      </w:r>
      <w:r w:rsidDel="00000000" w:rsidR="00000000" w:rsidRPr="00000000">
        <w:rPr>
          <w:rtl w:val="0"/>
        </w:rPr>
      </w:r>
    </w:p>
    <w:p w:rsidR="00000000" w:rsidDel="00000000" w:rsidP="00000000" w:rsidRDefault="00000000" w:rsidRPr="00000000" w14:paraId="00000123">
      <w:pPr>
        <w:numPr>
          <w:ilvl w:val="2"/>
          <w:numId w:val="17"/>
        </w:numPr>
        <w:ind w:left="216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University</w:t>
      </w:r>
    </w:p>
    <w:p w:rsidR="00000000" w:rsidDel="00000000" w:rsidP="00000000" w:rsidRDefault="00000000" w:rsidRPr="00000000" w14:paraId="00000124">
      <w:pPr>
        <w:numPr>
          <w:ilvl w:val="2"/>
          <w:numId w:val="17"/>
        </w:numPr>
        <w:ind w:left="2160" w:hanging="360"/>
      </w:pPr>
      <w:r w:rsidDel="00000000" w:rsidR="00000000" w:rsidRPr="00000000">
        <w:rPr>
          <w:rFonts w:ascii="Cambria" w:cs="Cambria" w:eastAsia="Cambria" w:hAnsi="Cambria"/>
          <w:sz w:val="24"/>
          <w:szCs w:val="24"/>
          <w:rtl w:val="0"/>
        </w:rPr>
        <w:t xml:space="preserve">Other - Specify: </w:t>
      </w:r>
      <w:r w:rsidDel="00000000" w:rsidR="00000000" w:rsidRPr="00000000">
        <w:rPr>
          <w:rFonts w:ascii="Cambria" w:cs="Cambria" w:eastAsia="Cambria" w:hAnsi="Cambria"/>
          <w:color w:val="0070c0"/>
          <w:sz w:val="24"/>
          <w:szCs w:val="24"/>
          <w:rtl w:val="0"/>
        </w:rPr>
        <w:t xml:space="preserve">[fill in box]</w:t>
      </w:r>
      <w:r w:rsidDel="00000000" w:rsidR="00000000" w:rsidRPr="00000000">
        <w:rPr>
          <w:rtl w:val="0"/>
        </w:rPr>
      </w:r>
    </w:p>
    <w:p w:rsidR="00000000" w:rsidDel="00000000" w:rsidP="00000000" w:rsidRDefault="00000000" w:rsidRPr="00000000" w14:paraId="00000125">
      <w:pPr>
        <w:numPr>
          <w:ilvl w:val="0"/>
          <w:numId w:val="17"/>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Is it a public or private school?</w:t>
      </w:r>
    </w:p>
    <w:p w:rsidR="00000000" w:rsidDel="00000000" w:rsidP="00000000" w:rsidRDefault="00000000" w:rsidRPr="00000000" w14:paraId="00000126">
      <w:pPr>
        <w:numPr>
          <w:ilvl w:val="1"/>
          <w:numId w:val="17"/>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Public school - regular program</w:t>
      </w:r>
    </w:p>
    <w:p w:rsidR="00000000" w:rsidDel="00000000" w:rsidP="00000000" w:rsidRDefault="00000000" w:rsidRPr="00000000" w14:paraId="00000127">
      <w:pPr>
        <w:numPr>
          <w:ilvl w:val="1"/>
          <w:numId w:val="17"/>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Public school - special program (Sport-study program, IB program,  international program, etc.) </w:t>
      </w:r>
    </w:p>
    <w:p w:rsidR="00000000" w:rsidDel="00000000" w:rsidP="00000000" w:rsidRDefault="00000000" w:rsidRPr="00000000" w14:paraId="00000128">
      <w:pPr>
        <w:numPr>
          <w:ilvl w:val="1"/>
          <w:numId w:val="17"/>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Private school</w:t>
      </w:r>
    </w:p>
    <w:p w:rsidR="00000000" w:rsidDel="00000000" w:rsidP="00000000" w:rsidRDefault="00000000" w:rsidRPr="00000000" w14:paraId="00000129">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A">
      <w:pPr>
        <w:spacing w:line="240" w:lineRule="auto"/>
        <w:rPr>
          <w:rFonts w:ascii="Cambria" w:cs="Cambria" w:eastAsia="Cambria" w:hAnsi="Cambria"/>
          <w:b w:val="1"/>
          <w:color w:val="0070c0"/>
          <w:sz w:val="24"/>
          <w:szCs w:val="24"/>
        </w:rPr>
      </w:pPr>
      <w:r w:rsidDel="00000000" w:rsidR="00000000" w:rsidRPr="00000000">
        <w:rPr>
          <w:rFonts w:ascii="Cambria" w:cs="Cambria" w:eastAsia="Cambria" w:hAnsi="Cambria"/>
          <w:b w:val="1"/>
          <w:color w:val="0070c0"/>
          <w:sz w:val="24"/>
          <w:szCs w:val="24"/>
          <w:rtl w:val="0"/>
        </w:rPr>
        <w:t xml:space="preserve">[TOUS]</w:t>
      </w:r>
    </w:p>
    <w:p w:rsidR="00000000" w:rsidDel="00000000" w:rsidP="00000000" w:rsidRDefault="00000000" w:rsidRPr="00000000" w14:paraId="0000012B">
      <w:pPr>
        <w:spacing w:line="240" w:lineRule="auto"/>
        <w:rPr>
          <w:rFonts w:ascii="Cambria" w:cs="Cambria" w:eastAsia="Cambria" w:hAnsi="Cambria"/>
          <w:b w:val="1"/>
          <w:color w:val="0070c0"/>
          <w:sz w:val="24"/>
          <w:szCs w:val="24"/>
        </w:rPr>
      </w:pP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4"/>
          <w:szCs w:val="24"/>
          <w:rtl w:val="0"/>
        </w:rPr>
        <w:t xml:space="preserve">Do you have any children who are </w:t>
      </w:r>
      <w:r w:rsidDel="00000000" w:rsidR="00000000" w:rsidRPr="00000000">
        <w:rPr>
          <w:rFonts w:ascii="Cambria" w:cs="Cambria" w:eastAsia="Cambria" w:hAnsi="Cambria"/>
          <w:b w:val="1"/>
          <w:sz w:val="24"/>
          <w:szCs w:val="24"/>
          <w:rtl w:val="0"/>
        </w:rPr>
        <w:t xml:space="preserve">18 years-old or older,</w:t>
      </w:r>
      <w:r w:rsidDel="00000000" w:rsidR="00000000" w:rsidRPr="00000000">
        <w:rPr>
          <w:rFonts w:ascii="Cambria" w:cs="Cambria" w:eastAsia="Cambria" w:hAnsi="Cambria"/>
          <w:sz w:val="24"/>
          <w:szCs w:val="24"/>
          <w:rtl w:val="0"/>
        </w:rPr>
        <w:t xml:space="preserve"> who </w:t>
      </w:r>
      <w:r w:rsidDel="00000000" w:rsidR="00000000" w:rsidRPr="00000000">
        <w:rPr>
          <w:rFonts w:ascii="Cambria" w:cs="Cambria" w:eastAsia="Cambria" w:hAnsi="Cambria"/>
          <w:b w:val="1"/>
          <w:sz w:val="24"/>
          <w:szCs w:val="24"/>
          <w:rtl w:val="0"/>
        </w:rPr>
        <w:t xml:space="preserve">live</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sz w:val="24"/>
          <w:szCs w:val="24"/>
          <w:rtl w:val="0"/>
        </w:rPr>
        <w:t xml:space="preserve">with you</w:t>
      </w:r>
      <w:r w:rsidDel="00000000" w:rsidR="00000000" w:rsidRPr="00000000">
        <w:rPr>
          <w:rFonts w:ascii="Cambria" w:cs="Cambria" w:eastAsia="Cambria" w:hAnsi="Cambria"/>
          <w:sz w:val="24"/>
          <w:szCs w:val="24"/>
          <w:rtl w:val="0"/>
        </w:rPr>
        <w:t xml:space="preserve">?</w:t>
      </w:r>
      <w:r w:rsidDel="00000000" w:rsidR="00000000" w:rsidRPr="00000000">
        <w:rPr>
          <w:rtl w:val="0"/>
        </w:rPr>
      </w:r>
    </w:p>
    <w:p w:rsidR="00000000" w:rsidDel="00000000" w:rsidP="00000000" w:rsidRDefault="00000000" w:rsidRPr="00000000" w14:paraId="0000012D">
      <w:pPr>
        <w:numPr>
          <w:ilvl w:val="0"/>
          <w:numId w:val="43"/>
        </w:numPr>
        <w:pBdr>
          <w:top w:space="0" w:sz="0" w:val="nil"/>
          <w:left w:space="0" w:sz="0" w:val="nil"/>
          <w:bottom w:space="0" w:sz="0" w:val="nil"/>
          <w:right w:space="0" w:sz="0" w:val="nil"/>
          <w:between w:space="0" w:sz="0" w:val="nil"/>
        </w:pBdr>
        <w:spacing w:line="240" w:lineRule="auto"/>
        <w:ind w:left="720" w:hanging="360"/>
        <w:rPr>
          <w:rFonts w:ascii="Cambria" w:cs="Cambria" w:eastAsia="Cambria" w:hAnsi="Cambria"/>
          <w:color w:val="0070c0"/>
          <w:sz w:val="24"/>
          <w:szCs w:val="24"/>
        </w:rPr>
      </w:pPr>
      <w:r w:rsidDel="00000000" w:rsidR="00000000" w:rsidRPr="00000000">
        <w:rPr>
          <w:rFonts w:ascii="Cambria" w:cs="Cambria" w:eastAsia="Cambria" w:hAnsi="Cambria"/>
          <w:color w:val="0070c0"/>
          <w:sz w:val="24"/>
          <w:szCs w:val="24"/>
          <w:rtl w:val="0"/>
        </w:rPr>
        <w:t xml:space="preserve">[menu déroulant]</w:t>
      </w:r>
    </w:p>
    <w:p w:rsidR="00000000" w:rsidDel="00000000" w:rsidP="00000000" w:rsidRDefault="00000000" w:rsidRPr="00000000" w14:paraId="0000012E">
      <w:pPr>
        <w:numPr>
          <w:ilvl w:val="0"/>
          <w:numId w:val="43"/>
        </w:numPr>
        <w:pBdr>
          <w:top w:space="0" w:sz="0" w:val="nil"/>
          <w:left w:space="0" w:sz="0" w:val="nil"/>
          <w:bottom w:space="0" w:sz="0" w:val="nil"/>
          <w:right w:space="0" w:sz="0" w:val="nil"/>
          <w:between w:space="0" w:sz="0" w:val="nil"/>
        </w:pBd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None </w:t>
      </w:r>
      <w:r w:rsidDel="00000000" w:rsidR="00000000" w:rsidRPr="00000000">
        <w:rPr>
          <w:rtl w:val="0"/>
        </w:rPr>
      </w:r>
    </w:p>
    <w:p w:rsidR="00000000" w:rsidDel="00000000" w:rsidP="00000000" w:rsidRDefault="00000000" w:rsidRPr="00000000" w14:paraId="0000012F">
      <w:pPr>
        <w:numPr>
          <w:ilvl w:val="0"/>
          <w:numId w:val="43"/>
        </w:numPr>
        <w:pBdr>
          <w:top w:space="0" w:sz="0" w:val="nil"/>
          <w:left w:space="0" w:sz="0" w:val="nil"/>
          <w:bottom w:space="0" w:sz="0" w:val="nil"/>
          <w:right w:space="0" w:sz="0" w:val="nil"/>
          <w:between w:space="0" w:sz="0" w:val="nil"/>
        </w:pBd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1</w:t>
      </w:r>
      <w:r w:rsidDel="00000000" w:rsidR="00000000" w:rsidRPr="00000000">
        <w:rPr>
          <w:rtl w:val="0"/>
        </w:rPr>
      </w:r>
    </w:p>
    <w:p w:rsidR="00000000" w:rsidDel="00000000" w:rsidP="00000000" w:rsidRDefault="00000000" w:rsidRPr="00000000" w14:paraId="00000130">
      <w:pPr>
        <w:numPr>
          <w:ilvl w:val="0"/>
          <w:numId w:val="43"/>
        </w:numPr>
        <w:pBdr>
          <w:top w:space="0" w:sz="0" w:val="nil"/>
          <w:left w:space="0" w:sz="0" w:val="nil"/>
          <w:bottom w:space="0" w:sz="0" w:val="nil"/>
          <w:right w:space="0" w:sz="0" w:val="nil"/>
          <w:between w:space="0" w:sz="0" w:val="nil"/>
        </w:pBd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2</w:t>
      </w:r>
      <w:r w:rsidDel="00000000" w:rsidR="00000000" w:rsidRPr="00000000">
        <w:rPr>
          <w:rtl w:val="0"/>
        </w:rPr>
      </w:r>
    </w:p>
    <w:p w:rsidR="00000000" w:rsidDel="00000000" w:rsidP="00000000" w:rsidRDefault="00000000" w:rsidRPr="00000000" w14:paraId="00000131">
      <w:pPr>
        <w:numPr>
          <w:ilvl w:val="0"/>
          <w:numId w:val="43"/>
        </w:numPr>
        <w:pBdr>
          <w:top w:space="0" w:sz="0" w:val="nil"/>
          <w:left w:space="0" w:sz="0" w:val="nil"/>
          <w:bottom w:space="0" w:sz="0" w:val="nil"/>
          <w:right w:space="0" w:sz="0" w:val="nil"/>
          <w:between w:space="0" w:sz="0" w:val="nil"/>
        </w:pBd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3</w:t>
      </w:r>
      <w:r w:rsidDel="00000000" w:rsidR="00000000" w:rsidRPr="00000000">
        <w:rPr>
          <w:rtl w:val="0"/>
        </w:rPr>
      </w:r>
    </w:p>
    <w:p w:rsidR="00000000" w:rsidDel="00000000" w:rsidP="00000000" w:rsidRDefault="00000000" w:rsidRPr="00000000" w14:paraId="00000132">
      <w:pPr>
        <w:numPr>
          <w:ilvl w:val="0"/>
          <w:numId w:val="43"/>
        </w:numPr>
        <w:pBdr>
          <w:top w:space="0" w:sz="0" w:val="nil"/>
          <w:left w:space="0" w:sz="0" w:val="nil"/>
          <w:bottom w:space="0" w:sz="0" w:val="nil"/>
          <w:right w:space="0" w:sz="0" w:val="nil"/>
          <w:between w:space="0" w:sz="0" w:val="nil"/>
        </w:pBd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4</w:t>
      </w:r>
      <w:r w:rsidDel="00000000" w:rsidR="00000000" w:rsidRPr="00000000">
        <w:rPr>
          <w:rtl w:val="0"/>
        </w:rPr>
      </w:r>
    </w:p>
    <w:p w:rsidR="00000000" w:rsidDel="00000000" w:rsidP="00000000" w:rsidRDefault="00000000" w:rsidRPr="00000000" w14:paraId="00000133">
      <w:pPr>
        <w:numPr>
          <w:ilvl w:val="0"/>
          <w:numId w:val="43"/>
        </w:numPr>
        <w:pBdr>
          <w:top w:space="0" w:sz="0" w:val="nil"/>
          <w:left w:space="0" w:sz="0" w:val="nil"/>
          <w:bottom w:space="0" w:sz="0" w:val="nil"/>
          <w:right w:space="0" w:sz="0" w:val="nil"/>
          <w:between w:space="0" w:sz="0" w:val="nil"/>
        </w:pBd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More than</w:t>
      </w:r>
      <w:r w:rsidDel="00000000" w:rsidR="00000000" w:rsidRPr="00000000">
        <w:rPr>
          <w:rFonts w:ascii="Cambria" w:cs="Cambria" w:eastAsia="Cambria" w:hAnsi="Cambria"/>
          <w:color w:val="000000"/>
          <w:sz w:val="24"/>
          <w:szCs w:val="24"/>
          <w:rtl w:val="0"/>
        </w:rPr>
        <w:t xml:space="preserve"> 4</w:t>
      </w:r>
      <w:r w:rsidDel="00000000" w:rsidR="00000000" w:rsidRPr="00000000">
        <w:rPr>
          <w:rtl w:val="0"/>
        </w:rPr>
      </w:r>
    </w:p>
    <w:p w:rsidR="00000000" w:rsidDel="00000000" w:rsidP="00000000" w:rsidRDefault="00000000" w:rsidRPr="00000000" w14:paraId="00000134">
      <w:pP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35">
      <w:pPr>
        <w:spacing w:line="240" w:lineRule="auto"/>
        <w:rPr>
          <w:rFonts w:ascii="Cambria" w:cs="Cambria" w:eastAsia="Cambria" w:hAnsi="Cambria"/>
          <w:color w:val="0000ff"/>
          <w:sz w:val="24"/>
          <w:szCs w:val="24"/>
        </w:rPr>
      </w:pPr>
      <w:r w:rsidDel="00000000" w:rsidR="00000000" w:rsidRPr="00000000">
        <w:rPr>
          <w:rtl w:val="0"/>
        </w:rPr>
      </w:r>
    </w:p>
    <w:p w:rsidR="00000000" w:rsidDel="00000000" w:rsidP="00000000" w:rsidRDefault="00000000" w:rsidRPr="00000000" w14:paraId="00000136">
      <w:pPr>
        <w:spacing w:line="240" w:lineRule="auto"/>
        <w:rPr>
          <w:rFonts w:ascii="Cambria" w:cs="Cambria" w:eastAsia="Cambria" w:hAnsi="Cambria"/>
          <w:b w:val="1"/>
          <w:color w:val="0070c0"/>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137">
      <w:pPr>
        <w:spacing w:line="240" w:lineRule="auto"/>
        <w:rPr>
          <w:rFonts w:ascii="Cambria" w:cs="Cambria" w:eastAsia="Cambria" w:hAnsi="Cambria"/>
          <w:b w:val="1"/>
          <w:color w:val="0070c0"/>
          <w:sz w:val="24"/>
          <w:szCs w:val="24"/>
          <w:u w:val="single"/>
        </w:rPr>
      </w:pPr>
      <w:r w:rsidDel="00000000" w:rsidR="00000000" w:rsidRPr="00000000">
        <w:rPr>
          <w:rFonts w:ascii="Cambria" w:cs="Cambria" w:eastAsia="Cambria" w:hAnsi="Cambria"/>
          <w:b w:val="1"/>
          <w:color w:val="0070c0"/>
          <w:sz w:val="24"/>
          <w:szCs w:val="24"/>
          <w:u w:val="single"/>
          <w:rtl w:val="0"/>
        </w:rPr>
        <w:t xml:space="preserve">[Le(s) co-parent(s)]</w:t>
      </w:r>
    </w:p>
    <w:p w:rsidR="00000000" w:rsidDel="00000000" w:rsidP="00000000" w:rsidRDefault="00000000" w:rsidRPr="00000000" w14:paraId="00000138">
      <w:pPr>
        <w:spacing w:line="240" w:lineRule="auto"/>
        <w:rPr>
          <w:rFonts w:ascii="Cambria" w:cs="Cambria" w:eastAsia="Cambria" w:hAnsi="Cambria"/>
          <w:color w:val="0000ff"/>
          <w:sz w:val="24"/>
          <w:szCs w:val="24"/>
        </w:rPr>
      </w:pPr>
      <w:r w:rsidDel="00000000" w:rsidR="00000000" w:rsidRPr="00000000">
        <w:rPr>
          <w:rtl w:val="0"/>
        </w:rPr>
      </w:r>
    </w:p>
    <w:p w:rsidR="00000000" w:rsidDel="00000000" w:rsidP="00000000" w:rsidRDefault="00000000" w:rsidRPr="00000000" w14:paraId="00000139">
      <w:pPr>
        <w:spacing w:line="240" w:lineRule="auto"/>
        <w:rPr>
          <w:rFonts w:ascii="Cambria" w:cs="Cambria" w:eastAsia="Cambria" w:hAnsi="Cambria"/>
          <w:b w:val="1"/>
          <w:color w:val="0070c0"/>
          <w:sz w:val="28"/>
          <w:szCs w:val="28"/>
          <w:u w:val="single"/>
        </w:rPr>
      </w:pPr>
      <w:r w:rsidDel="00000000" w:rsidR="00000000" w:rsidRPr="00000000">
        <w:rPr>
          <w:rFonts w:ascii="Cambria" w:cs="Cambria" w:eastAsia="Cambria" w:hAnsi="Cambria"/>
          <w:b w:val="1"/>
          <w:color w:val="0070c0"/>
          <w:sz w:val="28"/>
          <w:szCs w:val="28"/>
          <w:u w:val="single"/>
          <w:rtl w:val="0"/>
        </w:rPr>
        <w:t xml:space="preserve">[SI 1 enfant]</w:t>
      </w:r>
    </w:p>
    <w:p w:rsidR="00000000" w:rsidDel="00000000" w:rsidP="00000000" w:rsidRDefault="00000000" w:rsidRPr="00000000" w14:paraId="0000013A">
      <w:pPr>
        <w:spacing w:line="240" w:lineRule="auto"/>
        <w:rPr>
          <w:rFonts w:ascii="Cambria" w:cs="Cambria" w:eastAsia="Cambria" w:hAnsi="Cambria"/>
          <w:color w:val="0070c0"/>
          <w:sz w:val="24"/>
          <w:szCs w:val="24"/>
        </w:rPr>
      </w:pPr>
      <w:r w:rsidDel="00000000" w:rsidR="00000000" w:rsidRPr="00000000">
        <w:rPr>
          <w:rFonts w:ascii="Cambria" w:cs="Cambria" w:eastAsia="Cambria" w:hAnsi="Cambria"/>
          <w:color w:val="0070c0"/>
          <w:sz w:val="24"/>
          <w:szCs w:val="24"/>
          <w:rtl w:val="0"/>
        </w:rPr>
        <w:t xml:space="preserve">[IMMI &amp; NON-IMMI]</w:t>
      </w:r>
    </w:p>
    <w:p w:rsidR="00000000" w:rsidDel="00000000" w:rsidP="00000000" w:rsidRDefault="00000000" w:rsidRPr="00000000" w14:paraId="0000013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4"/>
          <w:szCs w:val="24"/>
          <w:rtl w:val="0"/>
        </w:rPr>
        <w:t xml:space="preserve">Does the other parent of your child live with you</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C">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4"/>
          <w:szCs w:val="24"/>
          <w:rtl w:val="0"/>
        </w:rPr>
        <w:t xml:space="preserve">Yes</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13E">
      <w:pPr>
        <w:numPr>
          <w:ilvl w:val="0"/>
          <w:numId w:val="37"/>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Was this co-parent born in Canada?</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4"/>
          <w:szCs w:val="24"/>
          <w:rtl w:val="0"/>
        </w:rPr>
        <w:t xml:space="preserve">Yes</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141">
      <w:pPr>
        <w:spacing w:line="240" w:lineRule="auto"/>
        <w:ind w:left="0" w:firstLine="720"/>
        <w:rPr>
          <w:rFonts w:ascii="Cambria" w:cs="Cambria" w:eastAsia="Cambria" w:hAnsi="Cambria"/>
          <w:sz w:val="24"/>
          <w:szCs w:val="24"/>
        </w:rPr>
      </w:pPr>
      <w:r w:rsidDel="00000000" w:rsidR="00000000" w:rsidRPr="00000000">
        <w:rPr>
          <w:rFonts w:ascii="Cambria" w:cs="Cambria" w:eastAsia="Cambria" w:hAnsi="Cambria"/>
          <w:color w:val="0070c0"/>
          <w:sz w:val="24"/>
          <w:szCs w:val="24"/>
          <w:rtl w:val="0"/>
        </w:rPr>
        <w:t xml:space="preserve">[SI </w:t>
      </w:r>
      <w:r w:rsidDel="00000000" w:rsidR="00000000" w:rsidRPr="00000000">
        <w:rPr>
          <w:rFonts w:ascii="Cambria" w:cs="Cambria" w:eastAsia="Cambria" w:hAnsi="Cambria"/>
          <w:b w:val="1"/>
          <w:color w:val="0070c0"/>
          <w:sz w:val="24"/>
          <w:szCs w:val="24"/>
          <w:u w:val="single"/>
          <w:rtl w:val="0"/>
        </w:rPr>
        <w:t xml:space="preserve">non</w:t>
      </w:r>
      <w:r w:rsidDel="00000000" w:rsidR="00000000" w:rsidRPr="00000000">
        <w:rPr>
          <w:rFonts w:ascii="Cambria" w:cs="Cambria" w:eastAsia="Cambria" w:hAnsi="Cambria"/>
          <w:color w:val="0070c0"/>
          <w:sz w:val="24"/>
          <w:szCs w:val="24"/>
          <w:rtl w:val="0"/>
        </w:rPr>
        <w:t xml:space="preserve">: N’habite pas avec le répondant]</w:t>
      </w:r>
      <w:r w:rsidDel="00000000" w:rsidR="00000000" w:rsidRPr="00000000">
        <w:rPr>
          <w:rtl w:val="0"/>
        </w:rPr>
      </w:r>
    </w:p>
    <w:p w:rsidR="00000000" w:rsidDel="00000000" w:rsidP="00000000" w:rsidRDefault="00000000" w:rsidRPr="00000000" w14:paraId="00000142">
      <w:pPr>
        <w:numPr>
          <w:ilvl w:val="0"/>
          <w:numId w:val="37"/>
        </w:numPr>
        <w:spacing w:line="240" w:lineRule="auto"/>
        <w:ind w:left="720" w:hanging="360"/>
        <w:rPr>
          <w:rFonts w:ascii="Cambria" w:cs="Cambria" w:eastAsia="Cambria" w:hAnsi="Cambria"/>
          <w:sz w:val="24"/>
          <w:szCs w:val="24"/>
          <w:highlight w:val="cyan"/>
        </w:rPr>
      </w:pPr>
      <w:r w:rsidDel="00000000" w:rsidR="00000000" w:rsidRPr="00000000">
        <w:rPr>
          <w:rFonts w:ascii="Cambria" w:cs="Cambria" w:eastAsia="Cambria" w:hAnsi="Cambria"/>
          <w:sz w:val="24"/>
          <w:szCs w:val="24"/>
          <w:highlight w:val="cyan"/>
          <w:rtl w:val="0"/>
        </w:rPr>
        <w:t xml:space="preserve">With whom is your child living?</w:t>
      </w:r>
      <w:r w:rsidDel="00000000" w:rsidR="00000000" w:rsidRPr="00000000">
        <w:rPr>
          <w:rtl w:val="0"/>
        </w:rPr>
      </w:r>
    </w:p>
    <w:p w:rsidR="00000000" w:rsidDel="00000000" w:rsidP="00000000" w:rsidRDefault="00000000" w:rsidRPr="00000000" w14:paraId="00000143">
      <w:pPr>
        <w:numPr>
          <w:ilvl w:val="1"/>
          <w:numId w:val="37"/>
        </w:numPr>
        <w:spacing w:line="240" w:lineRule="auto"/>
        <w:ind w:left="1440" w:hanging="360"/>
        <w:rPr>
          <w:rFonts w:ascii="Cambria" w:cs="Cambria" w:eastAsia="Cambria" w:hAnsi="Cambria"/>
          <w:sz w:val="24"/>
          <w:szCs w:val="24"/>
          <w:highlight w:val="cyan"/>
        </w:rPr>
      </w:pPr>
      <w:r w:rsidDel="00000000" w:rsidR="00000000" w:rsidRPr="00000000">
        <w:rPr>
          <w:rFonts w:ascii="Cambria" w:cs="Cambria" w:eastAsia="Cambria" w:hAnsi="Cambria"/>
          <w:sz w:val="24"/>
          <w:szCs w:val="24"/>
          <w:highlight w:val="cyan"/>
          <w:rtl w:val="0"/>
        </w:rPr>
        <w:t xml:space="preserve">As much with both parents (shared custody)</w:t>
      </w:r>
    </w:p>
    <w:p w:rsidR="00000000" w:rsidDel="00000000" w:rsidP="00000000" w:rsidRDefault="00000000" w:rsidRPr="00000000" w14:paraId="00000144">
      <w:pPr>
        <w:numPr>
          <w:ilvl w:val="1"/>
          <w:numId w:val="37"/>
        </w:numPr>
        <w:spacing w:line="240" w:lineRule="auto"/>
        <w:ind w:left="1440" w:hanging="360"/>
        <w:rPr>
          <w:rFonts w:ascii="Cambria" w:cs="Cambria" w:eastAsia="Cambria" w:hAnsi="Cambria"/>
          <w:sz w:val="24"/>
          <w:szCs w:val="24"/>
          <w:highlight w:val="cyan"/>
        </w:rPr>
      </w:pPr>
      <w:r w:rsidDel="00000000" w:rsidR="00000000" w:rsidRPr="00000000">
        <w:rPr>
          <w:rFonts w:ascii="Cambria" w:cs="Cambria" w:eastAsia="Cambria" w:hAnsi="Cambria"/>
          <w:sz w:val="24"/>
          <w:szCs w:val="24"/>
          <w:highlight w:val="cyan"/>
          <w:rtl w:val="0"/>
        </w:rPr>
        <w:t xml:space="preserve">With me more (full time or the majority of the time)</w:t>
      </w:r>
    </w:p>
    <w:p w:rsidR="00000000" w:rsidDel="00000000" w:rsidP="00000000" w:rsidRDefault="00000000" w:rsidRPr="00000000" w14:paraId="00000145">
      <w:pPr>
        <w:numPr>
          <w:ilvl w:val="1"/>
          <w:numId w:val="37"/>
        </w:numPr>
        <w:spacing w:line="240" w:lineRule="auto"/>
        <w:ind w:left="1440" w:hanging="360"/>
        <w:rPr>
          <w:rFonts w:ascii="Cambria" w:cs="Cambria" w:eastAsia="Cambria" w:hAnsi="Cambria"/>
          <w:sz w:val="24"/>
          <w:szCs w:val="24"/>
          <w:highlight w:val="cyan"/>
        </w:rPr>
      </w:pPr>
      <w:r w:rsidDel="00000000" w:rsidR="00000000" w:rsidRPr="00000000">
        <w:rPr>
          <w:rFonts w:ascii="Cambria" w:cs="Cambria" w:eastAsia="Cambria" w:hAnsi="Cambria"/>
          <w:sz w:val="24"/>
          <w:szCs w:val="24"/>
          <w:highlight w:val="cyan"/>
          <w:rtl w:val="0"/>
        </w:rPr>
        <w:t xml:space="preserve">With the other parent more (full time or the majority of the time)</w:t>
      </w:r>
    </w:p>
    <w:p w:rsidR="00000000" w:rsidDel="00000000" w:rsidP="00000000" w:rsidRDefault="00000000" w:rsidRPr="00000000" w14:paraId="00000146">
      <w:pPr>
        <w:numPr>
          <w:ilvl w:val="1"/>
          <w:numId w:val="37"/>
        </w:numPr>
        <w:spacing w:line="240" w:lineRule="auto"/>
        <w:ind w:left="1440" w:hanging="360"/>
        <w:rPr>
          <w:rFonts w:ascii="Cambria" w:cs="Cambria" w:eastAsia="Cambria" w:hAnsi="Cambria"/>
          <w:sz w:val="24"/>
          <w:szCs w:val="24"/>
          <w:highlight w:val="cyan"/>
        </w:rPr>
      </w:pPr>
      <w:r w:rsidDel="00000000" w:rsidR="00000000" w:rsidRPr="00000000">
        <w:rPr>
          <w:rFonts w:ascii="Cambria" w:cs="Cambria" w:eastAsia="Cambria" w:hAnsi="Cambria"/>
          <w:sz w:val="24"/>
          <w:szCs w:val="24"/>
          <w:highlight w:val="cyan"/>
          <w:rtl w:val="0"/>
        </w:rPr>
        <w:t xml:space="preserve">Other: </w:t>
      </w:r>
      <w:r w:rsidDel="00000000" w:rsidR="00000000" w:rsidRPr="00000000">
        <w:rPr>
          <w:rFonts w:ascii="Cambria" w:cs="Cambria" w:eastAsia="Cambria" w:hAnsi="Cambria"/>
          <w:color w:val="0070c0"/>
          <w:sz w:val="24"/>
          <w:szCs w:val="24"/>
          <w:highlight w:val="cyan"/>
          <w:rtl w:val="0"/>
        </w:rPr>
        <w:t xml:space="preserve">[fill in]</w:t>
      </w:r>
    </w:p>
    <w:p w:rsidR="00000000" w:rsidDel="00000000" w:rsidP="00000000" w:rsidRDefault="00000000" w:rsidRPr="00000000" w14:paraId="00000147">
      <w:pPr>
        <w:numPr>
          <w:ilvl w:val="0"/>
          <w:numId w:val="37"/>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Does this co-parent live in Quebec?</w:t>
      </w:r>
      <w:r w:rsidDel="00000000" w:rsidR="00000000" w:rsidRPr="00000000">
        <w:rPr>
          <w:rtl w:val="0"/>
        </w:rPr>
      </w:r>
    </w:p>
    <w:p w:rsidR="00000000" w:rsidDel="00000000" w:rsidP="00000000" w:rsidRDefault="00000000" w:rsidRPr="00000000" w14:paraId="00000148">
      <w:pPr>
        <w:numPr>
          <w:ilvl w:val="1"/>
          <w:numId w:val="37"/>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Yes</w:t>
      </w:r>
    </w:p>
    <w:p w:rsidR="00000000" w:rsidDel="00000000" w:rsidP="00000000" w:rsidRDefault="00000000" w:rsidRPr="00000000" w14:paraId="00000149">
      <w:pPr>
        <w:numPr>
          <w:ilvl w:val="1"/>
          <w:numId w:val="37"/>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w:t>
      </w:r>
    </w:p>
    <w:p w:rsidR="00000000" w:rsidDel="00000000" w:rsidP="00000000" w:rsidRDefault="00000000" w:rsidRPr="00000000" w14:paraId="0000014A">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B">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C">
      <w:pPr>
        <w:spacing w:line="240" w:lineRule="auto"/>
        <w:rPr>
          <w:rFonts w:ascii="Cambria" w:cs="Cambria" w:eastAsia="Cambria" w:hAnsi="Cambria"/>
          <w:b w:val="1"/>
          <w:color w:val="0070c0"/>
          <w:sz w:val="28"/>
          <w:szCs w:val="28"/>
          <w:u w:val="single"/>
        </w:rPr>
      </w:pPr>
      <w:r w:rsidDel="00000000" w:rsidR="00000000" w:rsidRPr="00000000">
        <w:rPr>
          <w:rFonts w:ascii="Cambria" w:cs="Cambria" w:eastAsia="Cambria" w:hAnsi="Cambria"/>
          <w:b w:val="1"/>
          <w:color w:val="0070c0"/>
          <w:sz w:val="28"/>
          <w:szCs w:val="28"/>
          <w:u w:val="single"/>
          <w:rtl w:val="0"/>
        </w:rPr>
        <w:t xml:space="preserve">[SI 2 enfants ou +]</w:t>
      </w:r>
      <w:r w:rsidDel="00000000" w:rsidR="00000000" w:rsidRPr="00000000">
        <w:rPr>
          <w:rtl w:val="0"/>
        </w:rPr>
      </w:r>
    </w:p>
    <w:p w:rsidR="00000000" w:rsidDel="00000000" w:rsidP="00000000" w:rsidRDefault="00000000" w:rsidRPr="00000000" w14:paraId="0000014D">
      <w:pPr>
        <w:spacing w:line="240" w:lineRule="auto"/>
        <w:rPr>
          <w:rFonts w:ascii="Cambria" w:cs="Cambria" w:eastAsia="Cambria" w:hAnsi="Cambria"/>
          <w:color w:val="0070c0"/>
          <w:sz w:val="24"/>
          <w:szCs w:val="24"/>
        </w:rPr>
      </w:pPr>
      <w:r w:rsidDel="00000000" w:rsidR="00000000" w:rsidRPr="00000000">
        <w:rPr>
          <w:rFonts w:ascii="Cambria" w:cs="Cambria" w:eastAsia="Cambria" w:hAnsi="Cambria"/>
          <w:color w:val="0070c0"/>
          <w:sz w:val="24"/>
          <w:szCs w:val="24"/>
          <w:rtl w:val="0"/>
        </w:rPr>
        <w:t xml:space="preserve">[IMMI &amp; NON-IMMI]</w:t>
      </w:r>
    </w:p>
    <w:p w:rsidR="00000000" w:rsidDel="00000000" w:rsidP="00000000" w:rsidRDefault="00000000" w:rsidRPr="00000000" w14:paraId="0000014E">
      <w:pPr>
        <w:numPr>
          <w:ilvl w:val="0"/>
          <w:numId w:val="37"/>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Does the other parent of your children - or of one of your children-  live with you</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14F">
      <w:pPr>
        <w:numPr>
          <w:ilvl w:val="1"/>
          <w:numId w:val="37"/>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Yes</w:t>
      </w:r>
    </w:p>
    <w:p w:rsidR="00000000" w:rsidDel="00000000" w:rsidP="00000000" w:rsidRDefault="00000000" w:rsidRPr="00000000" w14:paraId="00000150">
      <w:pPr>
        <w:numPr>
          <w:ilvl w:val="1"/>
          <w:numId w:val="37"/>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 </w:t>
      </w:r>
    </w:p>
    <w:p w:rsidR="00000000" w:rsidDel="00000000" w:rsidP="00000000" w:rsidRDefault="00000000" w:rsidRPr="00000000" w14:paraId="00000151">
      <w:pPr>
        <w:numPr>
          <w:ilvl w:val="0"/>
          <w:numId w:val="37"/>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Was this co-parent born in Canada?</w:t>
      </w:r>
    </w:p>
    <w:p w:rsidR="00000000" w:rsidDel="00000000" w:rsidP="00000000" w:rsidRDefault="00000000" w:rsidRPr="00000000" w14:paraId="00000152">
      <w:pPr>
        <w:numPr>
          <w:ilvl w:val="1"/>
          <w:numId w:val="37"/>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Yes</w:t>
      </w:r>
    </w:p>
    <w:p w:rsidR="00000000" w:rsidDel="00000000" w:rsidP="00000000" w:rsidRDefault="00000000" w:rsidRPr="00000000" w14:paraId="00000153">
      <w:pPr>
        <w:numPr>
          <w:ilvl w:val="1"/>
          <w:numId w:val="37"/>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 </w:t>
      </w:r>
    </w:p>
    <w:p w:rsidR="00000000" w:rsidDel="00000000" w:rsidP="00000000" w:rsidRDefault="00000000" w:rsidRPr="00000000" w14:paraId="00000154">
      <w:pPr>
        <w:spacing w:line="240" w:lineRule="auto"/>
        <w:ind w:firstLine="720"/>
        <w:rPr>
          <w:rFonts w:ascii="Cambria" w:cs="Cambria" w:eastAsia="Cambria" w:hAnsi="Cambria"/>
          <w:sz w:val="24"/>
          <w:szCs w:val="24"/>
        </w:rPr>
      </w:pPr>
      <w:r w:rsidDel="00000000" w:rsidR="00000000" w:rsidRPr="00000000">
        <w:rPr>
          <w:rFonts w:ascii="Cambria" w:cs="Cambria" w:eastAsia="Cambria" w:hAnsi="Cambria"/>
          <w:color w:val="0070c0"/>
          <w:sz w:val="24"/>
          <w:szCs w:val="24"/>
          <w:rtl w:val="0"/>
        </w:rPr>
        <w:t xml:space="preserve">[SI </w:t>
      </w:r>
      <w:r w:rsidDel="00000000" w:rsidR="00000000" w:rsidRPr="00000000">
        <w:rPr>
          <w:rFonts w:ascii="Cambria" w:cs="Cambria" w:eastAsia="Cambria" w:hAnsi="Cambria"/>
          <w:b w:val="1"/>
          <w:color w:val="0070c0"/>
          <w:sz w:val="24"/>
          <w:szCs w:val="24"/>
          <w:u w:val="single"/>
          <w:rtl w:val="0"/>
        </w:rPr>
        <w:t xml:space="preserve">non</w:t>
      </w:r>
      <w:r w:rsidDel="00000000" w:rsidR="00000000" w:rsidRPr="00000000">
        <w:rPr>
          <w:rFonts w:ascii="Cambria" w:cs="Cambria" w:eastAsia="Cambria" w:hAnsi="Cambria"/>
          <w:color w:val="0070c0"/>
          <w:sz w:val="24"/>
          <w:szCs w:val="24"/>
          <w:rtl w:val="0"/>
        </w:rPr>
        <w:t xml:space="preserve">: N’habite pas avec le répondant]</w:t>
      </w:r>
      <w:r w:rsidDel="00000000" w:rsidR="00000000" w:rsidRPr="00000000">
        <w:rPr>
          <w:rtl w:val="0"/>
        </w:rPr>
      </w:r>
    </w:p>
    <w:p w:rsidR="00000000" w:rsidDel="00000000" w:rsidP="00000000" w:rsidRDefault="00000000" w:rsidRPr="00000000" w14:paraId="00000155">
      <w:pPr>
        <w:numPr>
          <w:ilvl w:val="0"/>
          <w:numId w:val="37"/>
        </w:numPr>
        <w:spacing w:line="240" w:lineRule="auto"/>
        <w:ind w:left="720" w:hanging="360"/>
        <w:rPr>
          <w:rFonts w:ascii="Cambria" w:cs="Cambria" w:eastAsia="Cambria" w:hAnsi="Cambria"/>
          <w:sz w:val="24"/>
          <w:szCs w:val="24"/>
          <w:highlight w:val="cyan"/>
        </w:rPr>
      </w:pPr>
      <w:r w:rsidDel="00000000" w:rsidR="00000000" w:rsidRPr="00000000">
        <w:rPr>
          <w:rFonts w:ascii="Cambria" w:cs="Cambria" w:eastAsia="Cambria" w:hAnsi="Cambria"/>
          <w:sz w:val="24"/>
          <w:szCs w:val="24"/>
          <w:highlight w:val="cyan"/>
          <w:rtl w:val="0"/>
        </w:rPr>
        <w:t xml:space="preserve">With whom are your children living?</w:t>
      </w:r>
    </w:p>
    <w:p w:rsidR="00000000" w:rsidDel="00000000" w:rsidP="00000000" w:rsidRDefault="00000000" w:rsidRPr="00000000" w14:paraId="00000156">
      <w:pPr>
        <w:numPr>
          <w:ilvl w:val="1"/>
          <w:numId w:val="37"/>
        </w:numPr>
        <w:spacing w:line="240" w:lineRule="auto"/>
        <w:ind w:left="1440" w:hanging="360"/>
        <w:rPr>
          <w:rFonts w:ascii="Cambria" w:cs="Cambria" w:eastAsia="Cambria" w:hAnsi="Cambria"/>
          <w:sz w:val="24"/>
          <w:szCs w:val="24"/>
          <w:highlight w:val="cyan"/>
        </w:rPr>
      </w:pPr>
      <w:r w:rsidDel="00000000" w:rsidR="00000000" w:rsidRPr="00000000">
        <w:rPr>
          <w:rFonts w:ascii="Cambria" w:cs="Cambria" w:eastAsia="Cambria" w:hAnsi="Cambria"/>
          <w:sz w:val="24"/>
          <w:szCs w:val="24"/>
          <w:highlight w:val="cyan"/>
          <w:rtl w:val="0"/>
        </w:rPr>
        <w:t xml:space="preserve">As much with both parents (shared custody)</w:t>
      </w:r>
    </w:p>
    <w:p w:rsidR="00000000" w:rsidDel="00000000" w:rsidP="00000000" w:rsidRDefault="00000000" w:rsidRPr="00000000" w14:paraId="00000157">
      <w:pPr>
        <w:numPr>
          <w:ilvl w:val="1"/>
          <w:numId w:val="37"/>
        </w:numPr>
        <w:spacing w:line="240" w:lineRule="auto"/>
        <w:ind w:left="1440" w:hanging="360"/>
        <w:rPr>
          <w:rFonts w:ascii="Cambria" w:cs="Cambria" w:eastAsia="Cambria" w:hAnsi="Cambria"/>
          <w:sz w:val="24"/>
          <w:szCs w:val="24"/>
          <w:highlight w:val="cyan"/>
        </w:rPr>
      </w:pPr>
      <w:r w:rsidDel="00000000" w:rsidR="00000000" w:rsidRPr="00000000">
        <w:rPr>
          <w:rFonts w:ascii="Cambria" w:cs="Cambria" w:eastAsia="Cambria" w:hAnsi="Cambria"/>
          <w:sz w:val="24"/>
          <w:szCs w:val="24"/>
          <w:highlight w:val="cyan"/>
          <w:rtl w:val="0"/>
        </w:rPr>
        <w:t xml:space="preserve">With me more (full time or the majority of the time)</w:t>
      </w:r>
    </w:p>
    <w:p w:rsidR="00000000" w:rsidDel="00000000" w:rsidP="00000000" w:rsidRDefault="00000000" w:rsidRPr="00000000" w14:paraId="00000158">
      <w:pPr>
        <w:numPr>
          <w:ilvl w:val="1"/>
          <w:numId w:val="37"/>
        </w:numPr>
        <w:spacing w:line="240" w:lineRule="auto"/>
        <w:ind w:left="1440" w:hanging="360"/>
        <w:rPr>
          <w:rFonts w:ascii="Cambria" w:cs="Cambria" w:eastAsia="Cambria" w:hAnsi="Cambria"/>
          <w:sz w:val="24"/>
          <w:szCs w:val="24"/>
          <w:highlight w:val="cyan"/>
        </w:rPr>
      </w:pPr>
      <w:r w:rsidDel="00000000" w:rsidR="00000000" w:rsidRPr="00000000">
        <w:rPr>
          <w:rFonts w:ascii="Cambria" w:cs="Cambria" w:eastAsia="Cambria" w:hAnsi="Cambria"/>
          <w:sz w:val="24"/>
          <w:szCs w:val="24"/>
          <w:highlight w:val="cyan"/>
          <w:rtl w:val="0"/>
        </w:rPr>
        <w:t xml:space="preserve">With the other parent more (full time or the majority of the time)</w:t>
      </w:r>
    </w:p>
    <w:p w:rsidR="00000000" w:rsidDel="00000000" w:rsidP="00000000" w:rsidRDefault="00000000" w:rsidRPr="00000000" w14:paraId="00000159">
      <w:pPr>
        <w:numPr>
          <w:ilvl w:val="1"/>
          <w:numId w:val="37"/>
        </w:numPr>
        <w:spacing w:line="240" w:lineRule="auto"/>
        <w:ind w:left="1440" w:hanging="360"/>
        <w:rPr>
          <w:rFonts w:ascii="Cambria" w:cs="Cambria" w:eastAsia="Cambria" w:hAnsi="Cambria"/>
          <w:sz w:val="24"/>
          <w:szCs w:val="24"/>
          <w:highlight w:val="cyan"/>
        </w:rPr>
      </w:pPr>
      <w:r w:rsidDel="00000000" w:rsidR="00000000" w:rsidRPr="00000000">
        <w:rPr>
          <w:rFonts w:ascii="Cambria" w:cs="Cambria" w:eastAsia="Cambria" w:hAnsi="Cambria"/>
          <w:sz w:val="24"/>
          <w:szCs w:val="24"/>
          <w:highlight w:val="cyan"/>
          <w:rtl w:val="0"/>
        </w:rPr>
        <w:t xml:space="preserve">Other: </w:t>
      </w:r>
      <w:r w:rsidDel="00000000" w:rsidR="00000000" w:rsidRPr="00000000">
        <w:rPr>
          <w:rFonts w:ascii="Cambria" w:cs="Cambria" w:eastAsia="Cambria" w:hAnsi="Cambria"/>
          <w:color w:val="0070c0"/>
          <w:sz w:val="24"/>
          <w:szCs w:val="24"/>
          <w:highlight w:val="cyan"/>
          <w:rtl w:val="0"/>
        </w:rPr>
        <w:t xml:space="preserve">[fill in]</w:t>
      </w:r>
      <w:r w:rsidDel="00000000" w:rsidR="00000000" w:rsidRPr="00000000">
        <w:rPr>
          <w:rtl w:val="0"/>
        </w:rPr>
      </w:r>
    </w:p>
    <w:p w:rsidR="00000000" w:rsidDel="00000000" w:rsidP="00000000" w:rsidRDefault="00000000" w:rsidRPr="00000000" w14:paraId="0000015A">
      <w:pPr>
        <w:numPr>
          <w:ilvl w:val="0"/>
          <w:numId w:val="37"/>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Does this co-parent live in Quebec?</w:t>
      </w:r>
      <w:r w:rsidDel="00000000" w:rsidR="00000000" w:rsidRPr="00000000">
        <w:rPr>
          <w:rtl w:val="0"/>
        </w:rPr>
      </w:r>
    </w:p>
    <w:p w:rsidR="00000000" w:rsidDel="00000000" w:rsidP="00000000" w:rsidRDefault="00000000" w:rsidRPr="00000000" w14:paraId="0000015B">
      <w:pPr>
        <w:numPr>
          <w:ilvl w:val="1"/>
          <w:numId w:val="37"/>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Yes</w:t>
      </w:r>
    </w:p>
    <w:p w:rsidR="00000000" w:rsidDel="00000000" w:rsidP="00000000" w:rsidRDefault="00000000" w:rsidRPr="00000000" w14:paraId="0000015C">
      <w:pPr>
        <w:numPr>
          <w:ilvl w:val="1"/>
          <w:numId w:val="37"/>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w:t>
      </w:r>
      <w:r w:rsidDel="00000000" w:rsidR="00000000" w:rsidRPr="00000000">
        <w:br w:type="page"/>
      </w:r>
      <w:r w:rsidDel="00000000" w:rsidR="00000000" w:rsidRPr="00000000">
        <w:rPr>
          <w:rtl w:val="0"/>
        </w:rPr>
      </w:r>
    </w:p>
    <w:p w:rsidR="00000000" w:rsidDel="00000000" w:rsidP="00000000" w:rsidRDefault="00000000" w:rsidRPr="00000000" w14:paraId="0000015D">
      <w:pPr>
        <w:keepNext w:val="1"/>
        <w:keepLines w:val="1"/>
        <w:spacing w:line="240" w:lineRule="auto"/>
        <w:rPr>
          <w:rFonts w:ascii="Cambria" w:cs="Cambria" w:eastAsia="Cambria" w:hAnsi="Cambria"/>
          <w:b w:val="1"/>
          <w:color w:val="434343"/>
          <w:sz w:val="24"/>
          <w:szCs w:val="24"/>
          <w:highlight w:val="green"/>
        </w:rPr>
      </w:pPr>
      <w:bookmarkStart w:colFirst="0" w:colLast="0" w:name="_heading=h.2jxsxqh" w:id="4"/>
      <w:bookmarkEnd w:id="4"/>
      <w:r w:rsidDel="00000000" w:rsidR="00000000" w:rsidRPr="00000000">
        <w:rPr>
          <w:rFonts w:ascii="Cambria" w:cs="Cambria" w:eastAsia="Cambria" w:hAnsi="Cambria"/>
          <w:b w:val="1"/>
          <w:color w:val="434343"/>
          <w:sz w:val="24"/>
          <w:szCs w:val="24"/>
          <w:highlight w:val="green"/>
          <w:rtl w:val="0"/>
        </w:rPr>
        <w:t xml:space="preserve">[Social support]</w:t>
      </w:r>
    </w:p>
    <w:p w:rsidR="00000000" w:rsidDel="00000000" w:rsidP="00000000" w:rsidRDefault="00000000" w:rsidRPr="00000000" w14:paraId="0000015E">
      <w:pPr>
        <w:spacing w:line="240" w:lineRule="auto"/>
        <w:rPr>
          <w:rFonts w:ascii="Cambria" w:cs="Cambria" w:eastAsia="Cambria" w:hAnsi="Cambria"/>
          <w:color w:val="4a86e8"/>
          <w:sz w:val="24"/>
          <w:szCs w:val="24"/>
        </w:rPr>
      </w:pPr>
      <w:r w:rsidDel="00000000" w:rsidR="00000000" w:rsidRPr="00000000">
        <w:rPr>
          <w:rFonts w:ascii="Cambria" w:cs="Cambria" w:eastAsia="Cambria" w:hAnsi="Cambria"/>
          <w:color w:val="4a86e8"/>
          <w:sz w:val="24"/>
          <w:szCs w:val="24"/>
          <w:rtl w:val="0"/>
        </w:rPr>
        <w:t xml:space="preserve">[tous]</w:t>
      </w:r>
    </w:p>
    <w:p w:rsidR="00000000" w:rsidDel="00000000" w:rsidP="00000000" w:rsidRDefault="00000000" w:rsidRPr="00000000" w14:paraId="0000015F">
      <w:pPr>
        <w:spacing w:line="240" w:lineRule="auto"/>
        <w:rPr>
          <w:rFonts w:ascii="Cambria" w:cs="Cambria" w:eastAsia="Cambria" w:hAnsi="Cambria"/>
          <w:color w:val="4a86e8"/>
          <w:sz w:val="24"/>
          <w:szCs w:val="24"/>
        </w:rPr>
      </w:pPr>
      <w:r w:rsidDel="00000000" w:rsidR="00000000" w:rsidRPr="00000000">
        <w:rPr>
          <w:rtl w:val="0"/>
        </w:rPr>
      </w:r>
    </w:p>
    <w:p w:rsidR="00000000" w:rsidDel="00000000" w:rsidP="00000000" w:rsidRDefault="00000000" w:rsidRPr="00000000" w14:paraId="00000160">
      <w:pPr>
        <w:spacing w:line="240" w:lineRule="auto"/>
        <w:rPr>
          <w:rFonts w:ascii="Cambria" w:cs="Cambria" w:eastAsia="Cambria" w:hAnsi="Cambria"/>
          <w:color w:val="4a86e8"/>
          <w:sz w:val="24"/>
          <w:szCs w:val="24"/>
        </w:rPr>
      </w:pPr>
      <w:r w:rsidDel="00000000" w:rsidR="00000000" w:rsidRPr="00000000">
        <w:rPr>
          <w:rFonts w:ascii="Cambria" w:cs="Cambria" w:eastAsia="Cambria" w:hAnsi="Cambria"/>
          <w:b w:val="1"/>
          <w:sz w:val="24"/>
          <w:szCs w:val="24"/>
          <w:rtl w:val="0"/>
        </w:rPr>
        <w:t xml:space="preserve">[version IMMI]</w:t>
      </w:r>
      <w:r w:rsidDel="00000000" w:rsidR="00000000" w:rsidRPr="00000000">
        <w:rPr>
          <w:rtl w:val="0"/>
        </w:rPr>
      </w:r>
    </w:p>
    <w:p w:rsidR="00000000" w:rsidDel="00000000" w:rsidP="00000000" w:rsidRDefault="00000000" w:rsidRPr="00000000" w14:paraId="00000161">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Now, we'd like to ask you a few questions about </w:t>
      </w:r>
      <w:r w:rsidDel="00000000" w:rsidR="00000000" w:rsidRPr="00000000">
        <w:rPr>
          <w:rFonts w:ascii="Cambria" w:cs="Cambria" w:eastAsia="Cambria" w:hAnsi="Cambria"/>
          <w:sz w:val="24"/>
          <w:szCs w:val="24"/>
          <w:rtl w:val="0"/>
        </w:rPr>
        <w:t xml:space="preserve">your community</w:t>
      </w:r>
      <w:r w:rsidDel="00000000" w:rsidR="00000000" w:rsidRPr="00000000">
        <w:rPr>
          <w:rFonts w:ascii="Cambria" w:cs="Cambria" w:eastAsia="Cambria" w:hAnsi="Cambria"/>
          <w:b w:val="1"/>
          <w:sz w:val="24"/>
          <w:szCs w:val="24"/>
          <w:rtl w:val="0"/>
        </w:rPr>
        <w:t xml:space="preserve"> in Quebec.</w:t>
      </w: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162">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3">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Indicate whether any of the following situations apply to you: </w:t>
      </w:r>
      <w:r w:rsidDel="00000000" w:rsidR="00000000" w:rsidRPr="00000000">
        <w:rPr>
          <w:rFonts w:ascii="Cambria" w:cs="Cambria" w:eastAsia="Cambria" w:hAnsi="Cambria"/>
          <w:color w:val="0000ff"/>
          <w:sz w:val="24"/>
          <w:szCs w:val="24"/>
          <w:rtl w:val="0"/>
        </w:rPr>
        <w:br w:type="textWrapping"/>
        <w:t xml:space="preserve">--  “yes”, “no”, “I don’t know” </w:t>
      </w:r>
      <w:r w:rsidDel="00000000" w:rsidR="00000000" w:rsidRPr="00000000">
        <w:rPr>
          <w:rFonts w:ascii="Cambria" w:cs="Cambria" w:eastAsia="Cambria" w:hAnsi="Cambria"/>
          <w:sz w:val="24"/>
          <w:szCs w:val="24"/>
          <w:highlight w:val="yellow"/>
          <w:rtl w:val="0"/>
        </w:rPr>
        <w:t xml:space="preserve">(Turney and Kao, 2009 - some cut)</w:t>
      </w:r>
      <w:r w:rsidDel="00000000" w:rsidR="00000000" w:rsidRPr="00000000">
        <w:rPr>
          <w:rtl w:val="0"/>
        </w:rPr>
      </w:r>
    </w:p>
    <w:p w:rsidR="00000000" w:rsidDel="00000000" w:rsidP="00000000" w:rsidRDefault="00000000" w:rsidRPr="00000000" w14:paraId="00000164">
      <w:pPr>
        <w:numPr>
          <w:ilvl w:val="0"/>
          <w:numId w:val="11"/>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I need money urgently, family or friends in Quebec will lend it to me. </w:t>
      </w:r>
    </w:p>
    <w:p w:rsidR="00000000" w:rsidDel="00000000" w:rsidP="00000000" w:rsidRDefault="00000000" w:rsidRPr="00000000" w14:paraId="00000165">
      <w:pPr>
        <w:numPr>
          <w:ilvl w:val="0"/>
          <w:numId w:val="11"/>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I have problems or need advice, I have someone in Quebec I can talk to.</w:t>
      </w:r>
    </w:p>
    <w:p w:rsidR="00000000" w:rsidDel="00000000" w:rsidP="00000000" w:rsidRDefault="00000000" w:rsidRPr="00000000" w14:paraId="00000166">
      <w:pPr>
        <w:numPr>
          <w:ilvl w:val="0"/>
          <w:numId w:val="11"/>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my child is having problems at school or in his</w:t>
      </w:r>
      <w:r w:rsidDel="00000000" w:rsidR="00000000" w:rsidRPr="00000000">
        <w:rPr>
          <w:rFonts w:ascii="Cambria" w:cs="Cambria" w:eastAsia="Cambria" w:hAnsi="Cambria"/>
          <w:sz w:val="20"/>
          <w:szCs w:val="20"/>
          <w:rtl w:val="0"/>
        </w:rPr>
        <w:t xml:space="preserve">/</w:t>
      </w:r>
      <w:r w:rsidDel="00000000" w:rsidR="00000000" w:rsidRPr="00000000">
        <w:rPr>
          <w:rFonts w:ascii="Cambria" w:cs="Cambria" w:eastAsia="Cambria" w:hAnsi="Cambria"/>
          <w:sz w:val="24"/>
          <w:szCs w:val="24"/>
          <w:rtl w:val="0"/>
        </w:rPr>
        <w:t xml:space="preserve">her life, I can talk to a friend, relative, another parent, or neighbour in Quebec about it.</w:t>
      </w:r>
    </w:p>
    <w:p w:rsidR="00000000" w:rsidDel="00000000" w:rsidP="00000000" w:rsidRDefault="00000000" w:rsidRPr="00000000" w14:paraId="00000167">
      <w:pPr>
        <w:spacing w:line="276"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8">
      <w:pPr>
        <w:spacing w:line="240" w:lineRule="auto"/>
        <w:rPr>
          <w:rFonts w:ascii="Cambria" w:cs="Cambria" w:eastAsia="Cambria" w:hAnsi="Cambria"/>
          <w:color w:val="4a86e8"/>
          <w:sz w:val="24"/>
          <w:szCs w:val="24"/>
        </w:rPr>
      </w:pPr>
      <w:r w:rsidDel="00000000" w:rsidR="00000000" w:rsidRPr="00000000">
        <w:rPr>
          <w:rFonts w:ascii="Cambria" w:cs="Cambria" w:eastAsia="Cambria" w:hAnsi="Cambria"/>
          <w:b w:val="1"/>
          <w:sz w:val="24"/>
          <w:szCs w:val="24"/>
          <w:rtl w:val="0"/>
        </w:rPr>
        <w:t xml:space="preserve">[version NON-IMMI]</w:t>
      </w:r>
      <w:r w:rsidDel="00000000" w:rsidR="00000000" w:rsidRPr="00000000">
        <w:rPr>
          <w:rtl w:val="0"/>
        </w:rPr>
      </w:r>
    </w:p>
    <w:p w:rsidR="00000000" w:rsidDel="00000000" w:rsidP="00000000" w:rsidRDefault="00000000" w:rsidRPr="00000000" w14:paraId="00000169">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Now, we'd like to ask you a few questions about </w:t>
      </w:r>
      <w:r w:rsidDel="00000000" w:rsidR="00000000" w:rsidRPr="00000000">
        <w:rPr>
          <w:rFonts w:ascii="Cambria" w:cs="Cambria" w:eastAsia="Cambria" w:hAnsi="Cambria"/>
          <w:sz w:val="24"/>
          <w:szCs w:val="24"/>
          <w:rtl w:val="0"/>
        </w:rPr>
        <w:t xml:space="preserve">your community.</w:t>
      </w: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16A">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B">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Indicate whether any of the following situations apply to you: </w:t>
      </w:r>
      <w:r w:rsidDel="00000000" w:rsidR="00000000" w:rsidRPr="00000000">
        <w:rPr>
          <w:rFonts w:ascii="Cambria" w:cs="Cambria" w:eastAsia="Cambria" w:hAnsi="Cambria"/>
          <w:color w:val="0000ff"/>
          <w:sz w:val="24"/>
          <w:szCs w:val="24"/>
          <w:rtl w:val="0"/>
        </w:rPr>
        <w:br w:type="textWrapping"/>
        <w:t xml:space="preserve">--  “yes”, “no”, “I don’t know” </w:t>
      </w:r>
      <w:r w:rsidDel="00000000" w:rsidR="00000000" w:rsidRPr="00000000">
        <w:rPr>
          <w:rFonts w:ascii="Cambria" w:cs="Cambria" w:eastAsia="Cambria" w:hAnsi="Cambria"/>
          <w:sz w:val="24"/>
          <w:szCs w:val="24"/>
          <w:highlight w:val="yellow"/>
          <w:rtl w:val="0"/>
        </w:rPr>
        <w:t xml:space="preserve">(Turney and Kao, 2009 - some cut)</w:t>
      </w:r>
      <w:r w:rsidDel="00000000" w:rsidR="00000000" w:rsidRPr="00000000">
        <w:rPr>
          <w:rtl w:val="0"/>
        </w:rPr>
      </w:r>
    </w:p>
    <w:p w:rsidR="00000000" w:rsidDel="00000000" w:rsidP="00000000" w:rsidRDefault="00000000" w:rsidRPr="00000000" w14:paraId="0000016C">
      <w:pPr>
        <w:numPr>
          <w:ilvl w:val="0"/>
          <w:numId w:val="11"/>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I need money urgently, family or friends will lend it to me. </w:t>
      </w:r>
    </w:p>
    <w:p w:rsidR="00000000" w:rsidDel="00000000" w:rsidP="00000000" w:rsidRDefault="00000000" w:rsidRPr="00000000" w14:paraId="0000016D">
      <w:pPr>
        <w:numPr>
          <w:ilvl w:val="0"/>
          <w:numId w:val="11"/>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I have problems or need advice, I have someone I can talk to.</w:t>
      </w:r>
    </w:p>
    <w:p w:rsidR="00000000" w:rsidDel="00000000" w:rsidP="00000000" w:rsidRDefault="00000000" w:rsidRPr="00000000" w14:paraId="0000016E">
      <w:pPr>
        <w:numPr>
          <w:ilvl w:val="0"/>
          <w:numId w:val="11"/>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my child is having problems at school or in his</w:t>
      </w:r>
      <w:r w:rsidDel="00000000" w:rsidR="00000000" w:rsidRPr="00000000">
        <w:rPr>
          <w:rFonts w:ascii="Cambria" w:cs="Cambria" w:eastAsia="Cambria" w:hAnsi="Cambria"/>
          <w:sz w:val="20"/>
          <w:szCs w:val="20"/>
          <w:rtl w:val="0"/>
        </w:rPr>
        <w:t xml:space="preserve">/</w:t>
      </w:r>
      <w:r w:rsidDel="00000000" w:rsidR="00000000" w:rsidRPr="00000000">
        <w:rPr>
          <w:rFonts w:ascii="Cambria" w:cs="Cambria" w:eastAsia="Cambria" w:hAnsi="Cambria"/>
          <w:sz w:val="24"/>
          <w:szCs w:val="24"/>
          <w:rtl w:val="0"/>
        </w:rPr>
        <w:t xml:space="preserve">her life, I can talk to a friend, relative, another parent, or neighbour about it.</w:t>
      </w:r>
      <w:r w:rsidDel="00000000" w:rsidR="00000000" w:rsidRPr="00000000">
        <w:rPr>
          <w:rtl w:val="0"/>
        </w:rPr>
      </w:r>
    </w:p>
    <w:p w:rsidR="00000000" w:rsidDel="00000000" w:rsidP="00000000" w:rsidRDefault="00000000" w:rsidRPr="00000000" w14:paraId="0000016F">
      <w:pPr>
        <w:spacing w:lin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sz w:val="32"/>
          <w:szCs w:val="32"/>
          <w:highlight w:val="cyan"/>
          <w:u w:val="single"/>
        </w:rPr>
      </w:pPr>
      <w:bookmarkStart w:colFirst="0" w:colLast="0" w:name="_heading=h.eg1uprkm1d99" w:id="5"/>
      <w:bookmarkEnd w:id="5"/>
      <w:r w:rsidDel="00000000" w:rsidR="00000000" w:rsidRPr="00000000">
        <w:br w:type="page"/>
      </w:r>
      <w:r w:rsidDel="00000000" w:rsidR="00000000" w:rsidRPr="00000000">
        <w:rPr>
          <w:rtl w:val="0"/>
        </w:rPr>
      </w:r>
    </w:p>
    <w:p w:rsidR="00000000" w:rsidDel="00000000" w:rsidP="00000000" w:rsidRDefault="00000000" w:rsidRPr="00000000" w14:paraId="0000017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32"/>
          <w:szCs w:val="32"/>
          <w:highlight w:val="cyan"/>
          <w:u w:val="single"/>
          <w:vertAlign w:val="baseline"/>
        </w:rPr>
      </w:pPr>
      <w:bookmarkStart w:colFirst="0" w:colLast="0" w:name="_heading=h.bbzhti6vyzyv" w:id="6"/>
      <w:bookmarkEnd w:id="6"/>
      <w:r w:rsidDel="00000000" w:rsidR="00000000" w:rsidRPr="00000000">
        <w:rPr>
          <w:rFonts w:ascii="Cambria" w:cs="Cambria" w:eastAsia="Cambria" w:hAnsi="Cambria"/>
          <w:b w:val="1"/>
          <w:sz w:val="32"/>
          <w:szCs w:val="32"/>
          <w:highlight w:val="cyan"/>
          <w:u w:val="single"/>
          <w:rtl w:val="0"/>
        </w:rPr>
        <w:t xml:space="preserve">Knowledge of the school system and general educational expectations</w:t>
      </w:r>
      <w:r w:rsidDel="00000000" w:rsidR="00000000" w:rsidRPr="00000000">
        <w:rPr>
          <w:rtl w:val="0"/>
        </w:rPr>
      </w:r>
    </w:p>
    <w:p w:rsidR="00000000" w:rsidDel="00000000" w:rsidP="00000000" w:rsidRDefault="00000000" w:rsidRPr="00000000" w14:paraId="00000172">
      <w:pPr>
        <w:rPr>
          <w:b w:val="1"/>
          <w:color w:val="0070c0"/>
          <w:sz w:val="26"/>
          <w:szCs w:val="26"/>
        </w:rPr>
      </w:pPr>
      <w:r w:rsidDel="00000000" w:rsidR="00000000" w:rsidRPr="00000000">
        <w:rPr>
          <w:b w:val="1"/>
          <w:color w:val="0070c0"/>
          <w:sz w:val="26"/>
          <w:szCs w:val="26"/>
          <w:rtl w:val="0"/>
        </w:rPr>
        <w:t xml:space="preserve">[tous]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numPr>
          <w:ilvl w:val="0"/>
          <w:numId w:val="28"/>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Indicate how much you agree or disagree with the following sentences. </w:t>
      </w:r>
      <w:r w:rsidDel="00000000" w:rsidR="00000000" w:rsidRPr="00000000">
        <w:rPr>
          <w:rtl w:val="0"/>
        </w:rPr>
      </w:r>
    </w:p>
    <w:p w:rsidR="00000000" w:rsidDel="00000000" w:rsidP="00000000" w:rsidRDefault="00000000" w:rsidRPr="00000000" w14:paraId="00000175">
      <w:pPr>
        <w:spacing w:line="276" w:lineRule="auto"/>
        <w:ind w:left="720" w:firstLine="0"/>
        <w:rPr>
          <w:rFonts w:ascii="Cambria" w:cs="Cambria" w:eastAsia="Cambria" w:hAnsi="Cambria"/>
          <w:color w:val="0000ff"/>
          <w:sz w:val="24"/>
          <w:szCs w:val="24"/>
        </w:rPr>
      </w:pPr>
      <w:r w:rsidDel="00000000" w:rsidR="00000000" w:rsidRPr="00000000">
        <w:rPr>
          <w:rFonts w:ascii="Cambria" w:cs="Cambria" w:eastAsia="Cambria" w:hAnsi="Cambria"/>
          <w:color w:val="0000ff"/>
          <w:sz w:val="24"/>
          <w:szCs w:val="24"/>
          <w:rtl w:val="0"/>
        </w:rPr>
        <w:t xml:space="preserve">-- échelle à </w:t>
      </w:r>
      <w:r w:rsidDel="00000000" w:rsidR="00000000" w:rsidRPr="00000000">
        <w:rPr>
          <w:rFonts w:ascii="Cambria" w:cs="Cambria" w:eastAsia="Cambria" w:hAnsi="Cambria"/>
          <w:color w:val="0000ff"/>
          <w:sz w:val="24"/>
          <w:szCs w:val="24"/>
          <w:shd w:fill="c9daf8" w:val="clear"/>
          <w:rtl w:val="0"/>
        </w:rPr>
        <w:t xml:space="preserve">6 pts</w:t>
      </w:r>
      <w:r w:rsidDel="00000000" w:rsidR="00000000" w:rsidRPr="00000000">
        <w:rPr>
          <w:rFonts w:ascii="Cambria" w:cs="Cambria" w:eastAsia="Cambria" w:hAnsi="Cambria"/>
          <w:color w:val="0000ff"/>
          <w:sz w:val="24"/>
          <w:szCs w:val="24"/>
          <w:rtl w:val="0"/>
        </w:rPr>
        <w:t xml:space="preserve">:  “strongly disagree”,“mostly disagree”, “slightly disagree”,“slightly agree”, “mostly agree”, “strongly agree”</w:t>
      </w:r>
    </w:p>
    <w:p w:rsidR="00000000" w:rsidDel="00000000" w:rsidP="00000000" w:rsidRDefault="00000000" w:rsidRPr="00000000" w14:paraId="00000176">
      <w:pPr>
        <w:numPr>
          <w:ilvl w:val="1"/>
          <w:numId w:val="28"/>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understand well how the Quebec school system works </w:t>
      </w:r>
    </w:p>
    <w:p w:rsidR="00000000" w:rsidDel="00000000" w:rsidP="00000000" w:rsidRDefault="00000000" w:rsidRPr="00000000" w14:paraId="00000177">
      <w:pPr>
        <w:spacing w:line="240" w:lineRule="auto"/>
        <w:ind w:left="144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(academic expectations of my child, program choices, differences between types of schools, etc.).</w:t>
      </w:r>
      <w:r w:rsidDel="00000000" w:rsidR="00000000" w:rsidRPr="00000000">
        <w:rPr>
          <w:rtl w:val="0"/>
        </w:rPr>
      </w:r>
    </w:p>
    <w:p w:rsidR="00000000" w:rsidDel="00000000" w:rsidP="00000000" w:rsidRDefault="00000000" w:rsidRPr="00000000" w14:paraId="00000178">
      <w:pPr>
        <w:numPr>
          <w:ilvl w:val="1"/>
          <w:numId w:val="28"/>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do not feel well equipped to support my child in his or her progression through the Quebec school system. </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keepNext w:val="1"/>
        <w:keepLines w:val="1"/>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bookmarkStart w:colFirst="0" w:colLast="0" w:name="_heading=h.mt88ya8lqnru" w:id="7"/>
      <w:bookmarkEnd w:id="7"/>
      <w:r w:rsidDel="00000000" w:rsidR="00000000" w:rsidRPr="00000000">
        <w:rPr>
          <w:rFonts w:ascii="Cambria" w:cs="Cambria" w:eastAsia="Cambria" w:hAnsi="Cambria"/>
          <w:sz w:val="24"/>
          <w:szCs w:val="24"/>
          <w:rtl w:val="0"/>
        </w:rPr>
        <w:t xml:space="preserve">To what level would you like your child or children to pursue their education?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highlight w:val="yellow"/>
          <w:u w:val="none"/>
          <w:vertAlign w:val="baseline"/>
          <w:rtl w:val="0"/>
        </w:rPr>
        <w:t xml:space="preserve">(Ichou et Oberti, 2014</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br w:type="textWrapping"/>
      </w:r>
      <w:r w:rsidDel="00000000" w:rsidR="00000000" w:rsidRPr="00000000">
        <w:rPr>
          <w:rFonts w:ascii="Cambria" w:cs="Cambria" w:eastAsia="Cambria" w:hAnsi="Cambria"/>
          <w:sz w:val="24"/>
          <w:szCs w:val="24"/>
          <w:rtl w:val="0"/>
        </w:rPr>
        <w:t xml:space="preserve">Select the box for the highest level of education you would like y</w:t>
      </w:r>
      <w:r w:rsidDel="00000000" w:rsidR="00000000" w:rsidRPr="00000000">
        <w:rPr>
          <w:rFonts w:ascii="Cambria" w:cs="Cambria" w:eastAsia="Cambria" w:hAnsi="Cambria"/>
          <w:sz w:val="24"/>
          <w:szCs w:val="24"/>
          <w:rtl w:val="0"/>
        </w:rPr>
        <w:t xml:space="preserve">our child(ren)</w:t>
      </w:r>
      <w:r w:rsidDel="00000000" w:rsidR="00000000" w:rsidRPr="00000000">
        <w:rPr>
          <w:rFonts w:ascii="Cambria" w:cs="Cambria" w:eastAsia="Cambria" w:hAnsi="Cambria"/>
          <w:sz w:val="24"/>
          <w:szCs w:val="24"/>
          <w:rtl w:val="0"/>
        </w:rPr>
        <w:t xml:space="preserve"> to achieve.</w:t>
      </w:r>
      <w:r w:rsidDel="00000000" w:rsidR="00000000" w:rsidRPr="00000000">
        <w:rPr>
          <w:rtl w:val="0"/>
        </w:rPr>
      </w:r>
    </w:p>
    <w:p w:rsidR="00000000" w:rsidDel="00000000" w:rsidP="00000000" w:rsidRDefault="00000000" w:rsidRPr="00000000" w14:paraId="0000017B">
      <w:pPr>
        <w:numPr>
          <w:ilvl w:val="1"/>
          <w:numId w:val="2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school</w:t>
      </w:r>
      <w:r w:rsidDel="00000000" w:rsidR="00000000" w:rsidRPr="00000000">
        <w:rPr>
          <w:rtl w:val="0"/>
        </w:rPr>
      </w:r>
    </w:p>
    <w:p w:rsidR="00000000" w:rsidDel="00000000" w:rsidP="00000000" w:rsidRDefault="00000000" w:rsidRPr="00000000" w14:paraId="0000017C">
      <w:pPr>
        <w:numPr>
          <w:ilvl w:val="1"/>
          <w:numId w:val="2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school diploma</w:t>
      </w:r>
    </w:p>
    <w:p w:rsidR="00000000" w:rsidDel="00000000" w:rsidP="00000000" w:rsidRDefault="00000000" w:rsidRPr="00000000" w14:paraId="0000017D">
      <w:pPr>
        <w:numPr>
          <w:ilvl w:val="1"/>
          <w:numId w:val="2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college, CEGEP, or professional school diploma</w:t>
      </w:r>
    </w:p>
    <w:p w:rsidR="00000000" w:rsidDel="00000000" w:rsidP="00000000" w:rsidRDefault="00000000" w:rsidRPr="00000000" w14:paraId="0000017E">
      <w:pPr>
        <w:numPr>
          <w:ilvl w:val="1"/>
          <w:numId w:val="2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undergraduate university diploma (bachelor’s or certificate)</w:t>
      </w:r>
    </w:p>
    <w:p w:rsidR="00000000" w:rsidDel="00000000" w:rsidP="00000000" w:rsidRDefault="00000000" w:rsidRPr="00000000" w14:paraId="0000017F">
      <w:pPr>
        <w:numPr>
          <w:ilvl w:val="1"/>
          <w:numId w:val="2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Master’s degree</w:t>
      </w:r>
    </w:p>
    <w:p w:rsidR="00000000" w:rsidDel="00000000" w:rsidP="00000000" w:rsidRDefault="00000000" w:rsidRPr="00000000" w14:paraId="00000180">
      <w:pPr>
        <w:numPr>
          <w:ilvl w:val="1"/>
          <w:numId w:val="2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PhD or a postgraduate professional degree (medicine, optometry…)</w:t>
      </w:r>
    </w:p>
    <w:p w:rsidR="00000000" w:rsidDel="00000000" w:rsidP="00000000" w:rsidRDefault="00000000" w:rsidRPr="00000000" w14:paraId="00000181">
      <w:pPr>
        <w:numPr>
          <w:ilvl w:val="1"/>
          <w:numId w:val="28"/>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Don’t know</w:t>
      </w:r>
      <w:r w:rsidDel="00000000" w:rsidR="00000000" w:rsidRPr="00000000">
        <w:rPr>
          <w:rtl w:val="0"/>
        </w:rPr>
      </w:r>
    </w:p>
    <w:p w:rsidR="00000000" w:rsidDel="00000000" w:rsidP="00000000" w:rsidRDefault="00000000" w:rsidRPr="00000000" w14:paraId="0000018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1"/>
          <w:i w:val="0"/>
          <w:smallCaps w:val="0"/>
          <w:strike w:val="0"/>
          <w:color w:val="000000"/>
          <w:sz w:val="32"/>
          <w:szCs w:val="32"/>
          <w:highlight w:val="cyan"/>
          <w:u w:val="single"/>
          <w:vertAlign w:val="baseline"/>
        </w:rPr>
      </w:pPr>
      <w:bookmarkStart w:colFirst="0" w:colLast="0" w:name="_heading=h.7vjx0xhskjzp" w:id="8"/>
      <w:bookmarkEnd w:id="8"/>
      <w:r w:rsidDel="00000000" w:rsidR="00000000" w:rsidRPr="00000000">
        <w:rPr>
          <w:rtl w:val="0"/>
        </w:rPr>
      </w:r>
    </w:p>
    <w:p w:rsidR="00000000" w:rsidDel="00000000" w:rsidP="00000000" w:rsidRDefault="00000000" w:rsidRPr="00000000" w14:paraId="0000018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1"/>
          <w:i w:val="0"/>
          <w:smallCaps w:val="0"/>
          <w:strike w:val="0"/>
          <w:color w:val="0070c0"/>
          <w:sz w:val="32"/>
          <w:szCs w:val="32"/>
          <w:u w:val="none"/>
          <w:shd w:fill="auto" w:val="clear"/>
          <w:vertAlign w:val="baseline"/>
        </w:rPr>
      </w:pPr>
      <w:bookmarkStart w:colFirst="0" w:colLast="0" w:name="_heading=h.muigcn6ncjk2" w:id="9"/>
      <w:bookmarkEnd w:id="9"/>
      <w:r w:rsidDel="00000000" w:rsidR="00000000" w:rsidRPr="00000000">
        <w:rPr>
          <w:rFonts w:ascii="Cambria" w:cs="Cambria" w:eastAsia="Cambria" w:hAnsi="Cambria"/>
          <w:b w:val="1"/>
          <w:i w:val="0"/>
          <w:smallCaps w:val="0"/>
          <w:strike w:val="0"/>
          <w:color w:val="0070c0"/>
          <w:sz w:val="32"/>
          <w:szCs w:val="32"/>
          <w:u w:val="none"/>
          <w:shd w:fill="auto" w:val="clear"/>
          <w:vertAlign w:val="baseline"/>
          <w:rtl w:val="0"/>
        </w:rPr>
        <w:t xml:space="preserve">[</w:t>
      </w:r>
      <w:r w:rsidDel="00000000" w:rsidR="00000000" w:rsidRPr="00000000">
        <w:rPr>
          <w:rFonts w:ascii="Cambria" w:cs="Cambria" w:eastAsia="Cambria" w:hAnsi="Cambria"/>
          <w:b w:val="1"/>
          <w:i w:val="0"/>
          <w:smallCaps w:val="0"/>
          <w:strike w:val="0"/>
          <w:color w:val="0070c0"/>
          <w:sz w:val="32"/>
          <w:szCs w:val="32"/>
          <w:u w:val="single"/>
          <w:shd w:fill="auto" w:val="clear"/>
          <w:vertAlign w:val="baseline"/>
          <w:rtl w:val="0"/>
        </w:rPr>
        <w:t xml:space="preserve">SI</w:t>
      </w:r>
      <w:r w:rsidDel="00000000" w:rsidR="00000000" w:rsidRPr="00000000">
        <w:rPr>
          <w:rFonts w:ascii="Cambria" w:cs="Cambria" w:eastAsia="Cambria" w:hAnsi="Cambria"/>
          <w:b w:val="1"/>
          <w:i w:val="0"/>
          <w:smallCaps w:val="0"/>
          <w:strike w:val="0"/>
          <w:color w:val="0070c0"/>
          <w:sz w:val="32"/>
          <w:szCs w:val="32"/>
          <w:u w:val="none"/>
          <w:shd w:fill="auto" w:val="clear"/>
          <w:vertAlign w:val="baseline"/>
          <w:rtl w:val="0"/>
        </w:rPr>
        <w:t xml:space="preserve"> </w:t>
        <w:br w:type="textWrapping"/>
        <w:t xml:space="preserve">[AUCUN enfant - au primaire ou au secondaire] </w:t>
        <w:br w:type="textWrapping"/>
      </w:r>
      <w:r w:rsidDel="00000000" w:rsidR="00000000" w:rsidRPr="00000000">
        <w:rPr>
          <w:rFonts w:ascii="Cambria" w:cs="Cambria" w:eastAsia="Cambria" w:hAnsi="Cambria"/>
          <w:b w:val="1"/>
          <w:i w:val="0"/>
          <w:smallCaps w:val="0"/>
          <w:strike w:val="0"/>
          <w:color w:val="0070c0"/>
          <w:sz w:val="32"/>
          <w:szCs w:val="32"/>
          <w:u w:val="single"/>
          <w:shd w:fill="auto" w:val="clear"/>
          <w:vertAlign w:val="baseline"/>
          <w:rtl w:val="0"/>
        </w:rPr>
        <w:t xml:space="preserve">ET</w:t>
      </w:r>
      <w:r w:rsidDel="00000000" w:rsidR="00000000" w:rsidRPr="00000000">
        <w:rPr>
          <w:rFonts w:ascii="Cambria" w:cs="Cambria" w:eastAsia="Cambria" w:hAnsi="Cambria"/>
          <w:b w:val="1"/>
          <w:i w:val="0"/>
          <w:smallCaps w:val="0"/>
          <w:strike w:val="0"/>
          <w:color w:val="0070c0"/>
          <w:sz w:val="32"/>
          <w:szCs w:val="32"/>
          <w:u w:val="none"/>
          <w:shd w:fill="auto" w:val="clear"/>
          <w:vertAlign w:val="baseline"/>
          <w:rtl w:val="0"/>
        </w:rPr>
        <w:t xml:space="preserve">  </w:t>
        <w:br w:type="textWrapping"/>
        <w:t xml:space="preserve">[au moins 1 enfant-adulte de + de 18 ans]</w:t>
      </w:r>
    </w:p>
    <w:p w:rsidR="00000000" w:rsidDel="00000000" w:rsidP="00000000" w:rsidRDefault="00000000" w:rsidRPr="00000000" w14:paraId="0000018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1"/>
          <w:i w:val="0"/>
          <w:smallCaps w:val="0"/>
          <w:strike w:val="0"/>
          <w:color w:val="000000"/>
          <w:sz w:val="32"/>
          <w:szCs w:val="32"/>
          <w:highlight w:val="cyan"/>
          <w:u w:val="single"/>
          <w:vertAlign w:val="baseline"/>
        </w:rPr>
      </w:pPr>
      <w:bookmarkStart w:colFirst="0" w:colLast="0" w:name="_heading=h.f3zwiucd93pl" w:id="10"/>
      <w:bookmarkEnd w:id="10"/>
      <w:r w:rsidDel="00000000" w:rsidR="00000000" w:rsidRPr="00000000">
        <w:rPr>
          <w:rFonts w:ascii="Cambria" w:cs="Cambria" w:eastAsia="Cambria" w:hAnsi="Cambria"/>
          <w:b w:val="1"/>
          <w:i w:val="0"/>
          <w:smallCaps w:val="0"/>
          <w:strike w:val="0"/>
          <w:color w:val="0070c0"/>
          <w:sz w:val="32"/>
          <w:szCs w:val="32"/>
          <w:u w:val="single"/>
          <w:shd w:fill="auto" w:val="clear"/>
          <w:vertAlign w:val="baseline"/>
          <w:rtl w:val="0"/>
        </w:rPr>
        <w:t xml:space="preserve">OU</w:t>
      </w:r>
      <w:r w:rsidDel="00000000" w:rsidR="00000000" w:rsidRPr="00000000">
        <w:rPr>
          <w:rFonts w:ascii="Cambria" w:cs="Cambria" w:eastAsia="Cambria" w:hAnsi="Cambria"/>
          <w:b w:val="1"/>
          <w:i w:val="0"/>
          <w:smallCaps w:val="0"/>
          <w:strike w:val="0"/>
          <w:color w:val="0070c0"/>
          <w:sz w:val="32"/>
          <w:szCs w:val="32"/>
          <w:u w:val="none"/>
          <w:shd w:fill="auto" w:val="clear"/>
          <w:vertAlign w:val="baseline"/>
          <w:rtl w:val="0"/>
        </w:rPr>
        <w:t xml:space="preserve"> [au moins 1 enfant de - de 18 ans - au cégep ou à l’université] </w:t>
        <w:br w:type="textWrapping"/>
      </w:r>
      <w:r w:rsidDel="00000000" w:rsidR="00000000" w:rsidRPr="00000000">
        <w:rPr>
          <w:rFonts w:ascii="Noto Sans Symbols" w:cs="Noto Sans Symbols" w:eastAsia="Noto Sans Symbols" w:hAnsi="Noto Sans Symbols"/>
          <w:b w:val="1"/>
          <w:i w:val="0"/>
          <w:smallCaps w:val="0"/>
          <w:strike w:val="0"/>
          <w:color w:val="0070c0"/>
          <w:sz w:val="32"/>
          <w:szCs w:val="32"/>
          <w:u w:val="none"/>
          <w:shd w:fill="auto" w:val="clear"/>
          <w:vertAlign w:val="baseline"/>
          <w:rtl w:val="0"/>
        </w:rPr>
        <w:t xml:space="preserve">⇒</w:t>
      </w:r>
      <w:r w:rsidDel="00000000" w:rsidR="00000000" w:rsidRPr="00000000">
        <w:rPr>
          <w:rFonts w:ascii="Cambria" w:cs="Cambria" w:eastAsia="Cambria" w:hAnsi="Cambria"/>
          <w:b w:val="1"/>
          <w:i w:val="0"/>
          <w:smallCaps w:val="0"/>
          <w:strike w:val="0"/>
          <w:color w:val="0070c0"/>
          <w:sz w:val="32"/>
          <w:szCs w:val="32"/>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70c0"/>
          <w:sz w:val="32"/>
          <w:szCs w:val="32"/>
          <w:u w:val="single"/>
          <w:shd w:fill="fce5cd" w:val="clear"/>
          <w:vertAlign w:val="baseline"/>
          <w:rtl w:val="0"/>
        </w:rPr>
        <w:t xml:space="preserve">renvoyer</w:t>
      </w:r>
      <w:r w:rsidDel="00000000" w:rsidR="00000000" w:rsidRPr="00000000">
        <w:rPr>
          <w:rFonts w:ascii="Cambria" w:cs="Cambria" w:eastAsia="Cambria" w:hAnsi="Cambria"/>
          <w:b w:val="1"/>
          <w:i w:val="0"/>
          <w:smallCaps w:val="0"/>
          <w:strike w:val="0"/>
          <w:color w:val="0070c0"/>
          <w:sz w:val="32"/>
          <w:szCs w:val="32"/>
          <w:u w:val="none"/>
          <w:shd w:fill="fce5cd" w:val="clear"/>
          <w:vertAlign w:val="baseline"/>
          <w:rtl w:val="0"/>
        </w:rPr>
        <w:t xml:space="preserve"> à la section: ENFANT-ADULTE</w:t>
      </w:r>
      <w:r w:rsidDel="00000000" w:rsidR="00000000" w:rsidRPr="00000000">
        <w:rPr>
          <w:rFonts w:ascii="Cambria" w:cs="Cambria" w:eastAsia="Cambria" w:hAnsi="Cambria"/>
          <w:b w:val="1"/>
          <w:i w:val="0"/>
          <w:smallCaps w:val="0"/>
          <w:strike w:val="0"/>
          <w:color w:val="0070c0"/>
          <w:sz w:val="32"/>
          <w:szCs w:val="3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1"/>
          <w:i w:val="0"/>
          <w:smallCaps w:val="0"/>
          <w:strike w:val="0"/>
          <w:color w:val="0070c0"/>
          <w:sz w:val="32"/>
          <w:szCs w:val="32"/>
          <w:u w:val="none"/>
          <w:shd w:fill="auto" w:val="clear"/>
          <w:vertAlign w:val="baseline"/>
        </w:rPr>
      </w:pPr>
      <w:bookmarkStart w:colFirst="0" w:colLast="0" w:name="_heading=h.6gwfprxz5vde" w:id="11"/>
      <w:bookmarkEnd w:id="11"/>
      <w:r w:rsidDel="00000000" w:rsidR="00000000" w:rsidRPr="00000000">
        <w:rPr>
          <w:rFonts w:ascii="Cambria" w:cs="Cambria" w:eastAsia="Cambria" w:hAnsi="Cambria"/>
          <w:b w:val="1"/>
          <w:i w:val="0"/>
          <w:smallCaps w:val="0"/>
          <w:strike w:val="0"/>
          <w:color w:val="0070c0"/>
          <w:sz w:val="32"/>
          <w:szCs w:val="32"/>
          <w:u w:val="none"/>
          <w:shd w:fill="auto" w:val="clear"/>
          <w:vertAlign w:val="baseline"/>
          <w:rtl w:val="0"/>
        </w:rPr>
        <w:t xml:space="preserve">[</w:t>
      </w:r>
      <w:r w:rsidDel="00000000" w:rsidR="00000000" w:rsidRPr="00000000">
        <w:rPr>
          <w:rFonts w:ascii="Cambria" w:cs="Cambria" w:eastAsia="Cambria" w:hAnsi="Cambria"/>
          <w:b w:val="1"/>
          <w:i w:val="0"/>
          <w:smallCaps w:val="0"/>
          <w:strike w:val="0"/>
          <w:color w:val="0070c0"/>
          <w:sz w:val="32"/>
          <w:szCs w:val="32"/>
          <w:u w:val="single"/>
          <w:shd w:fill="auto" w:val="clear"/>
          <w:vertAlign w:val="baseline"/>
          <w:rtl w:val="0"/>
        </w:rPr>
        <w:t xml:space="preserve">SI</w:t>
      </w:r>
      <w:r w:rsidDel="00000000" w:rsidR="00000000" w:rsidRPr="00000000">
        <w:rPr>
          <w:rFonts w:ascii="Cambria" w:cs="Cambria" w:eastAsia="Cambria" w:hAnsi="Cambria"/>
          <w:b w:val="1"/>
          <w:i w:val="0"/>
          <w:smallCaps w:val="0"/>
          <w:strike w:val="0"/>
          <w:color w:val="0070c0"/>
          <w:sz w:val="32"/>
          <w:szCs w:val="32"/>
          <w:u w:val="none"/>
          <w:shd w:fill="auto" w:val="clear"/>
          <w:vertAlign w:val="baseline"/>
          <w:rtl w:val="0"/>
        </w:rPr>
        <w:t xml:space="preserve"> </w:t>
        <w:br w:type="textWrapping"/>
        <w:t xml:space="preserve">[AUCUN enfant - au primaire, au secondaire, au cégep] </w:t>
        <w:br w:type="textWrapping"/>
      </w:r>
      <w:r w:rsidDel="00000000" w:rsidR="00000000" w:rsidRPr="00000000">
        <w:rPr>
          <w:rFonts w:ascii="Cambria" w:cs="Cambria" w:eastAsia="Cambria" w:hAnsi="Cambria"/>
          <w:b w:val="1"/>
          <w:i w:val="0"/>
          <w:smallCaps w:val="0"/>
          <w:strike w:val="0"/>
          <w:color w:val="0070c0"/>
          <w:sz w:val="32"/>
          <w:szCs w:val="32"/>
          <w:u w:val="single"/>
          <w:shd w:fill="auto" w:val="clear"/>
          <w:vertAlign w:val="baseline"/>
          <w:rtl w:val="0"/>
        </w:rPr>
        <w:t xml:space="preserve">ET</w:t>
      </w:r>
      <w:r w:rsidDel="00000000" w:rsidR="00000000" w:rsidRPr="00000000">
        <w:rPr>
          <w:rFonts w:ascii="Cambria" w:cs="Cambria" w:eastAsia="Cambria" w:hAnsi="Cambria"/>
          <w:b w:val="1"/>
          <w:i w:val="0"/>
          <w:smallCaps w:val="0"/>
          <w:strike w:val="0"/>
          <w:color w:val="0070c0"/>
          <w:sz w:val="32"/>
          <w:szCs w:val="32"/>
          <w:u w:val="none"/>
          <w:shd w:fill="auto" w:val="clear"/>
          <w:vertAlign w:val="baseline"/>
          <w:rtl w:val="0"/>
        </w:rPr>
        <w:t xml:space="preserve">  </w:t>
        <w:br w:type="textWrapping"/>
        <w:t xml:space="preserve">[AUCUN enfant de + de 18 ans </w:t>
      </w:r>
      <w:r w:rsidDel="00000000" w:rsidR="00000000" w:rsidRPr="00000000">
        <w:rPr>
          <w:rFonts w:ascii="Cambria" w:cs="Cambria" w:eastAsia="Cambria" w:hAnsi="Cambria"/>
          <w:b w:val="1"/>
          <w:color w:val="0070c0"/>
          <w:sz w:val="32"/>
          <w:szCs w:val="32"/>
          <w:highlight w:val="magenta"/>
          <w:rtl w:val="0"/>
        </w:rPr>
        <w:t xml:space="preserve">habitant avec eux</w:t>
      </w:r>
      <w:r w:rsidDel="00000000" w:rsidR="00000000" w:rsidRPr="00000000">
        <w:rPr>
          <w:rFonts w:ascii="Cambria" w:cs="Cambria" w:eastAsia="Cambria" w:hAnsi="Cambria"/>
          <w:b w:val="1"/>
          <w:i w:val="0"/>
          <w:smallCaps w:val="0"/>
          <w:strike w:val="0"/>
          <w:color w:val="0070c0"/>
          <w:sz w:val="32"/>
          <w:szCs w:val="32"/>
          <w:u w:val="none"/>
          <w:shd w:fill="auto" w:val="clear"/>
          <w:vertAlign w:val="baseline"/>
          <w:rtl w:val="0"/>
        </w:rPr>
        <w:t xml:space="preserve">] </w:t>
        <w:br w:type="textWrapping"/>
      </w:r>
      <w:r w:rsidDel="00000000" w:rsidR="00000000" w:rsidRPr="00000000">
        <w:rPr>
          <w:rFonts w:ascii="Noto Sans Symbols" w:cs="Noto Sans Symbols" w:eastAsia="Noto Sans Symbols" w:hAnsi="Noto Sans Symbols"/>
          <w:b w:val="1"/>
          <w:i w:val="0"/>
          <w:smallCaps w:val="0"/>
          <w:strike w:val="0"/>
          <w:color w:val="0070c0"/>
          <w:sz w:val="32"/>
          <w:szCs w:val="32"/>
          <w:u w:val="none"/>
          <w:shd w:fill="auto" w:val="clear"/>
          <w:vertAlign w:val="baseline"/>
          <w:rtl w:val="0"/>
        </w:rPr>
        <w:t xml:space="preserve">⇒</w:t>
      </w:r>
      <w:r w:rsidDel="00000000" w:rsidR="00000000" w:rsidRPr="00000000">
        <w:rPr>
          <w:rFonts w:ascii="Cambria" w:cs="Cambria" w:eastAsia="Cambria" w:hAnsi="Cambria"/>
          <w:b w:val="1"/>
          <w:i w:val="0"/>
          <w:smallCaps w:val="0"/>
          <w:strike w:val="0"/>
          <w:color w:val="0070c0"/>
          <w:sz w:val="32"/>
          <w:szCs w:val="32"/>
          <w:u w:val="none"/>
          <w:shd w:fill="auto" w:val="clear"/>
          <w:vertAlign w:val="baseline"/>
          <w:rtl w:val="0"/>
        </w:rPr>
        <w:t xml:space="preserve"> </w:t>
      </w:r>
      <w:r w:rsidDel="00000000" w:rsidR="00000000" w:rsidRPr="00000000">
        <w:rPr>
          <w:rFonts w:ascii="Cambria" w:cs="Cambria" w:eastAsia="Cambria" w:hAnsi="Cambria"/>
          <w:b w:val="1"/>
          <w:color w:val="0070c0"/>
          <w:sz w:val="32"/>
          <w:szCs w:val="32"/>
          <w:u w:val="single"/>
          <w:shd w:fill="ead1dc" w:val="clear"/>
          <w:rtl w:val="0"/>
        </w:rPr>
        <w:t xml:space="preserve">message de sortie</w:t>
      </w:r>
      <w:r w:rsidDel="00000000" w:rsidR="00000000" w:rsidRPr="00000000">
        <w:rPr>
          <w:rFonts w:ascii="Cambria" w:cs="Cambria" w:eastAsia="Cambria" w:hAnsi="Cambria"/>
          <w:b w:val="1"/>
          <w:i w:val="0"/>
          <w:smallCaps w:val="0"/>
          <w:strike w:val="0"/>
          <w:color w:val="0070c0"/>
          <w:sz w:val="32"/>
          <w:szCs w:val="32"/>
          <w:u w:val="none"/>
          <w:shd w:fill="auto" w:val="clear"/>
          <w:vertAlign w:val="baseline"/>
          <w:rtl w:val="0"/>
        </w:rPr>
        <w:t xml:space="preserve">]</w:t>
      </w:r>
    </w:p>
    <w:p w:rsidR="00000000" w:rsidDel="00000000" w:rsidP="00000000" w:rsidRDefault="00000000" w:rsidRPr="00000000" w14:paraId="00000187">
      <w:pPr>
        <w:pStyle w:val="Heading2"/>
        <w:spacing w:after="0" w:before="0" w:line="240" w:lineRule="auto"/>
        <w:ind w:left="720" w:firstLine="0"/>
        <w:rPr>
          <w:rFonts w:ascii="Roboto" w:cs="Roboto" w:eastAsia="Roboto" w:hAnsi="Roboto"/>
          <w:color w:val="444746"/>
          <w:sz w:val="21"/>
          <w:szCs w:val="21"/>
        </w:rPr>
      </w:pPr>
      <w:bookmarkStart w:colFirst="0" w:colLast="0" w:name="_heading=h.7a3dps7ycfr8" w:id="12"/>
      <w:bookmarkEnd w:id="12"/>
      <w:r w:rsidDel="00000000" w:rsidR="00000000" w:rsidRPr="00000000">
        <w:rPr>
          <w:rFonts w:ascii="Roboto" w:cs="Roboto" w:eastAsia="Roboto" w:hAnsi="Roboto"/>
          <w:color w:val="444746"/>
          <w:sz w:val="21"/>
          <w:szCs w:val="21"/>
          <w:rtl w:val="0"/>
        </w:rPr>
        <w:t xml:space="preserve">"Thank you for your interest in this research project. Unfortunately this survey is aimed exclusively at individuals with children living with them.</w:t>
      </w:r>
    </w:p>
    <w:p w:rsidR="00000000" w:rsidDel="00000000" w:rsidP="00000000" w:rsidRDefault="00000000" w:rsidRPr="00000000" w14:paraId="00000188">
      <w:pPr>
        <w:pStyle w:val="Heading2"/>
        <w:spacing w:after="0" w:before="0" w:line="240" w:lineRule="auto"/>
        <w:ind w:left="720" w:firstLine="0"/>
        <w:rPr>
          <w:rFonts w:ascii="Roboto" w:cs="Roboto" w:eastAsia="Roboto" w:hAnsi="Roboto"/>
          <w:color w:val="444746"/>
          <w:sz w:val="21"/>
          <w:szCs w:val="21"/>
        </w:rPr>
      </w:pPr>
      <w:bookmarkStart w:colFirst="0" w:colLast="0" w:name="_heading=h.7a3dps7ycfr8" w:id="12"/>
      <w:bookmarkEnd w:id="12"/>
      <w:r w:rsidDel="00000000" w:rsidR="00000000" w:rsidRPr="00000000">
        <w:rPr>
          <w:rtl w:val="0"/>
        </w:rPr>
      </w:r>
    </w:p>
    <w:p w:rsidR="00000000" w:rsidDel="00000000" w:rsidP="00000000" w:rsidRDefault="00000000" w:rsidRPr="00000000" w14:paraId="00000189">
      <w:pPr>
        <w:pStyle w:val="Heading2"/>
        <w:spacing w:after="0" w:before="0" w:line="240" w:lineRule="auto"/>
        <w:ind w:left="720" w:firstLine="0"/>
        <w:rPr>
          <w:rFonts w:ascii="Roboto" w:cs="Roboto" w:eastAsia="Roboto" w:hAnsi="Roboto"/>
          <w:color w:val="444746"/>
          <w:sz w:val="21"/>
          <w:szCs w:val="21"/>
        </w:rPr>
      </w:pPr>
      <w:bookmarkStart w:colFirst="0" w:colLast="0" w:name="_heading=h.7a3dps7ycfr8" w:id="12"/>
      <w:bookmarkEnd w:id="12"/>
      <w:r w:rsidDel="00000000" w:rsidR="00000000" w:rsidRPr="00000000">
        <w:rPr>
          <w:rFonts w:ascii="Roboto" w:cs="Roboto" w:eastAsia="Roboto" w:hAnsi="Roboto"/>
          <w:color w:val="444746"/>
          <w:sz w:val="21"/>
          <w:szCs w:val="21"/>
          <w:rtl w:val="0"/>
        </w:rPr>
        <w:t xml:space="preserve">You may have the opportunity to participate in another of our surveys in May or June.</w:t>
      </w:r>
    </w:p>
    <w:p w:rsidR="00000000" w:rsidDel="00000000" w:rsidP="00000000" w:rsidRDefault="00000000" w:rsidRPr="00000000" w14:paraId="0000018A">
      <w:pPr>
        <w:pStyle w:val="Heading2"/>
        <w:spacing w:after="0" w:before="0" w:line="240" w:lineRule="auto"/>
        <w:ind w:left="720" w:firstLine="0"/>
        <w:rPr>
          <w:rFonts w:ascii="Roboto" w:cs="Roboto" w:eastAsia="Roboto" w:hAnsi="Roboto"/>
          <w:color w:val="444746"/>
          <w:sz w:val="21"/>
          <w:szCs w:val="21"/>
        </w:rPr>
      </w:pPr>
      <w:bookmarkStart w:colFirst="0" w:colLast="0" w:name="_heading=h.7a3dps7ycfr8" w:id="12"/>
      <w:bookmarkEnd w:id="12"/>
      <w:r w:rsidDel="00000000" w:rsidR="00000000" w:rsidRPr="00000000">
        <w:rPr>
          <w:rtl w:val="0"/>
        </w:rPr>
      </w:r>
    </w:p>
    <w:p w:rsidR="00000000" w:rsidDel="00000000" w:rsidP="00000000" w:rsidRDefault="00000000" w:rsidRPr="00000000" w14:paraId="0000018B">
      <w:pPr>
        <w:pStyle w:val="Heading2"/>
        <w:spacing w:after="0" w:before="0" w:line="240" w:lineRule="auto"/>
        <w:ind w:left="720" w:firstLine="0"/>
        <w:rPr>
          <w:rFonts w:ascii="Roboto" w:cs="Roboto" w:eastAsia="Roboto" w:hAnsi="Roboto"/>
          <w:color w:val="444746"/>
          <w:sz w:val="21"/>
          <w:szCs w:val="21"/>
        </w:rPr>
      </w:pPr>
      <w:bookmarkStart w:colFirst="0" w:colLast="0" w:name="_heading=h.7a3dps7ycfr8" w:id="12"/>
      <w:bookmarkEnd w:id="12"/>
      <w:r w:rsidDel="00000000" w:rsidR="00000000" w:rsidRPr="00000000">
        <w:rPr>
          <w:rFonts w:ascii="Roboto" w:cs="Roboto" w:eastAsia="Roboto" w:hAnsi="Roboto"/>
          <w:color w:val="444746"/>
          <w:sz w:val="21"/>
          <w:szCs w:val="21"/>
          <w:rtl w:val="0"/>
        </w:rPr>
        <w:t xml:space="preserve">For any questions about this research project, you can contact us at the following email address: </w:t>
      </w:r>
      <w:hyperlink r:id="rId9">
        <w:r w:rsidDel="00000000" w:rsidR="00000000" w:rsidRPr="00000000">
          <w:rPr>
            <w:rFonts w:ascii="Roboto" w:cs="Roboto" w:eastAsia="Roboto" w:hAnsi="Roboto"/>
            <w:color w:val="1155cc"/>
            <w:sz w:val="21"/>
            <w:szCs w:val="21"/>
            <w:u w:val="single"/>
            <w:rtl w:val="0"/>
          </w:rPr>
          <w:t xml:space="preserve">opinions.experiences@pol.ulaval.ca</w:t>
        </w:r>
      </w:hyperlink>
      <w:r w:rsidDel="00000000" w:rsidR="00000000" w:rsidRPr="00000000">
        <w:rPr>
          <w:rFonts w:ascii="Roboto" w:cs="Roboto" w:eastAsia="Roboto" w:hAnsi="Roboto"/>
          <w:color w:val="444746"/>
          <w:sz w:val="21"/>
          <w:szCs w:val="21"/>
          <w:rtl w:val="0"/>
        </w:rPr>
        <w:t xml:space="preserve"> </w:t>
      </w:r>
    </w:p>
    <w:p w:rsidR="00000000" w:rsidDel="00000000" w:rsidP="00000000" w:rsidRDefault="00000000" w:rsidRPr="00000000" w14:paraId="0000018C">
      <w:pPr>
        <w:pStyle w:val="Heading2"/>
        <w:spacing w:after="0" w:before="0" w:line="240" w:lineRule="auto"/>
        <w:ind w:left="720" w:firstLine="0"/>
        <w:rPr>
          <w:rFonts w:ascii="Roboto" w:cs="Roboto" w:eastAsia="Roboto" w:hAnsi="Roboto"/>
          <w:color w:val="444746"/>
          <w:sz w:val="21"/>
          <w:szCs w:val="21"/>
        </w:rPr>
      </w:pPr>
      <w:bookmarkStart w:colFirst="0" w:colLast="0" w:name="_heading=h.7a3dps7ycfr8" w:id="12"/>
      <w:bookmarkEnd w:id="12"/>
      <w:r w:rsidDel="00000000" w:rsidR="00000000" w:rsidRPr="00000000">
        <w:rPr>
          <w:rtl w:val="0"/>
        </w:rPr>
      </w:r>
    </w:p>
    <w:p w:rsidR="00000000" w:rsidDel="00000000" w:rsidP="00000000" w:rsidRDefault="00000000" w:rsidRPr="00000000" w14:paraId="0000018D">
      <w:pPr>
        <w:pStyle w:val="Heading2"/>
        <w:spacing w:after="0" w:before="0" w:line="240" w:lineRule="auto"/>
        <w:ind w:left="720" w:firstLine="0"/>
        <w:rPr>
          <w:rFonts w:ascii="Roboto" w:cs="Roboto" w:eastAsia="Roboto" w:hAnsi="Roboto"/>
          <w:color w:val="444746"/>
          <w:sz w:val="21"/>
          <w:szCs w:val="21"/>
        </w:rPr>
      </w:pPr>
      <w:bookmarkStart w:colFirst="0" w:colLast="0" w:name="_heading=h.xb4n1u8iialz" w:id="13"/>
      <w:bookmarkEnd w:id="13"/>
      <w:r w:rsidDel="00000000" w:rsidR="00000000" w:rsidRPr="00000000">
        <w:rPr>
          <w:rFonts w:ascii="Roboto" w:cs="Roboto" w:eastAsia="Roboto" w:hAnsi="Roboto"/>
          <w:color w:val="444746"/>
          <w:sz w:val="21"/>
          <w:szCs w:val="21"/>
          <w:rtl w:val="0"/>
        </w:rPr>
        <w:t xml:space="preserve">Have a good day!"]</w:t>
      </w:r>
      <w:r w:rsidDel="00000000" w:rsidR="00000000" w:rsidRPr="00000000">
        <w:br w:type="page"/>
      </w:r>
      <w:r w:rsidDel="00000000" w:rsidR="00000000" w:rsidRPr="00000000">
        <w:rPr>
          <w:rtl w:val="0"/>
        </w:rPr>
      </w:r>
    </w:p>
    <w:p w:rsidR="00000000" w:rsidDel="00000000" w:rsidP="00000000" w:rsidRDefault="00000000" w:rsidRPr="00000000" w14:paraId="0000018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32"/>
          <w:szCs w:val="32"/>
          <w:u w:val="single"/>
          <w:shd w:fill="auto" w:val="clear"/>
          <w:vertAlign w:val="baseline"/>
        </w:rPr>
      </w:pPr>
      <w:bookmarkStart w:colFirst="0" w:colLast="0" w:name="_heading=h.3znysh7" w:id="14"/>
      <w:bookmarkEnd w:id="14"/>
      <w:r w:rsidDel="00000000" w:rsidR="00000000" w:rsidRPr="00000000">
        <w:rPr>
          <w:rFonts w:ascii="Cambria" w:cs="Cambria" w:eastAsia="Cambria" w:hAnsi="Cambria"/>
          <w:b w:val="1"/>
          <w:sz w:val="32"/>
          <w:szCs w:val="32"/>
          <w:highlight w:val="cyan"/>
          <w:u w:val="single"/>
          <w:rtl w:val="0"/>
        </w:rPr>
        <w:t xml:space="preserve">Interactions with school</w:t>
      </w:r>
      <w:r w:rsidDel="00000000" w:rsidR="00000000" w:rsidRPr="00000000">
        <w:rPr>
          <w:rtl w:val="0"/>
        </w:rPr>
      </w:r>
    </w:p>
    <w:p w:rsidR="00000000" w:rsidDel="00000000" w:rsidP="00000000" w:rsidRDefault="00000000" w:rsidRPr="00000000" w14:paraId="0000018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434343"/>
          <w:sz w:val="24"/>
          <w:szCs w:val="24"/>
          <w:u w:val="none"/>
          <w:shd w:fill="auto" w:val="clear"/>
          <w:vertAlign w:val="baseline"/>
        </w:rPr>
      </w:pPr>
      <w:bookmarkStart w:colFirst="0" w:colLast="0" w:name="_heading=h.2et92p0" w:id="15"/>
      <w:bookmarkEnd w:id="15"/>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19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i w:val="0"/>
                <w:smallCaps w:val="0"/>
                <w:strike w:val="0"/>
                <w:color w:val="0070c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9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i w:val="0"/>
                <w:smallCaps w:val="0"/>
                <w:strike w:val="0"/>
                <w:color w:val="0070c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70c0"/>
                <w:sz w:val="24"/>
                <w:szCs w:val="24"/>
                <w:u w:val="single"/>
                <w:shd w:fill="auto" w:val="clear"/>
                <w:vertAlign w:val="baseline"/>
                <w:rtl w:val="0"/>
              </w:rPr>
              <w:t xml:space="preserve">CONDITIONS</w:t>
            </w:r>
            <w:r w:rsidDel="00000000" w:rsidR="00000000" w:rsidRPr="00000000">
              <w:rPr>
                <w:rFonts w:ascii="Cambria" w:cs="Cambria" w:eastAsia="Cambria" w:hAnsi="Cambria"/>
                <w:b w:val="0"/>
                <w:i w:val="0"/>
                <w:smallCaps w:val="0"/>
                <w:strike w:val="0"/>
                <w:color w:val="0070c0"/>
                <w:sz w:val="24"/>
                <w:szCs w:val="24"/>
                <w:u w:val="none"/>
                <w:shd w:fill="auto" w:val="clear"/>
                <w:vertAlign w:val="baseline"/>
                <w:rtl w:val="0"/>
              </w:rPr>
              <w:t xml:space="preserve"> : toutes les questions de la section (ÉCOLE) posées uniquement si : </w:t>
            </w:r>
          </w:p>
          <w:p w:rsidR="00000000" w:rsidDel="00000000" w:rsidP="00000000" w:rsidRDefault="00000000" w:rsidRPr="00000000" w14:paraId="00000192">
            <w:pPr>
              <w:keepNext w:val="1"/>
              <w:keepLines w:val="1"/>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i w:val="0"/>
                <w:smallCaps w:val="0"/>
                <w:strike w:val="0"/>
                <w:color w:val="0070c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70c0"/>
                <w:sz w:val="24"/>
                <w:szCs w:val="24"/>
                <w:u w:val="none"/>
                <w:shd w:fill="auto" w:val="clear"/>
                <w:vertAlign w:val="baseline"/>
                <w:rtl w:val="0"/>
              </w:rPr>
              <w:t xml:space="preserve">1 enfant (ou plus) de moins de 18 ans à la maison</w:t>
            </w:r>
          </w:p>
          <w:p w:rsidR="00000000" w:rsidDel="00000000" w:rsidP="00000000" w:rsidRDefault="00000000" w:rsidRPr="00000000" w14:paraId="00000193">
            <w:pPr>
              <w:rPr/>
            </w:pPr>
            <w:r w:rsidDel="00000000" w:rsidR="00000000" w:rsidRPr="00000000">
              <w:rPr>
                <w:rtl w:val="0"/>
              </w:rPr>
              <w:t xml:space="preserve">ET</w:t>
            </w:r>
          </w:p>
          <w:p w:rsidR="00000000" w:rsidDel="00000000" w:rsidP="00000000" w:rsidRDefault="00000000" w:rsidRPr="00000000" w14:paraId="00000194">
            <w:pPr>
              <w:rPr>
                <w:color w:val="0070c0"/>
              </w:rPr>
            </w:pPr>
            <w:r w:rsidDel="00000000" w:rsidR="00000000" w:rsidRPr="00000000">
              <w:rPr>
                <w:rtl w:val="0"/>
              </w:rPr>
              <w:t xml:space="preserve">2) </w:t>
            </w:r>
            <w:r w:rsidDel="00000000" w:rsidR="00000000" w:rsidRPr="00000000">
              <w:rPr>
                <w:b w:val="1"/>
                <w:color w:val="0070c0"/>
                <w:u w:val="single"/>
                <w:rtl w:val="0"/>
              </w:rPr>
              <w:t xml:space="preserve">SI</w:t>
            </w:r>
            <w:r w:rsidDel="00000000" w:rsidR="00000000" w:rsidRPr="00000000">
              <w:rPr>
                <w:color w:val="0070c0"/>
                <w:rtl w:val="0"/>
              </w:rPr>
              <w:t xml:space="preserve">: au moins 1 enfant ou </w:t>
            </w:r>
            <w:r w:rsidDel="00000000" w:rsidR="00000000" w:rsidRPr="00000000">
              <w:rPr>
                <w:b w:val="1"/>
                <w:color w:val="0070c0"/>
                <w:rtl w:val="0"/>
              </w:rPr>
              <w:t xml:space="preserve">primaire</w:t>
            </w:r>
            <w:r w:rsidDel="00000000" w:rsidR="00000000" w:rsidRPr="00000000">
              <w:rPr>
                <w:color w:val="0070c0"/>
                <w:rtl w:val="0"/>
              </w:rPr>
              <w:t xml:space="preserve"> </w:t>
            </w:r>
            <w:r w:rsidDel="00000000" w:rsidR="00000000" w:rsidRPr="00000000">
              <w:rPr>
                <w:b w:val="1"/>
                <w:color w:val="0070c0"/>
                <w:u w:val="single"/>
                <w:rtl w:val="0"/>
              </w:rPr>
              <w:t xml:space="preserve">OU</w:t>
            </w:r>
            <w:r w:rsidDel="00000000" w:rsidR="00000000" w:rsidRPr="00000000">
              <w:rPr>
                <w:color w:val="0070c0"/>
                <w:rtl w:val="0"/>
              </w:rPr>
              <w:t xml:space="preserve"> au moins 1 enfant au </w:t>
            </w:r>
            <w:r w:rsidDel="00000000" w:rsidR="00000000" w:rsidRPr="00000000">
              <w:rPr>
                <w:b w:val="1"/>
                <w:color w:val="0070c0"/>
                <w:rtl w:val="0"/>
              </w:rPr>
              <w:t xml:space="preserve">secondaire OU maternelle OU classe d’accueil OU classe spécialisée</w:t>
            </w:r>
            <w:r w:rsidDel="00000000" w:rsidR="00000000" w:rsidRPr="00000000">
              <w:rPr>
                <w:color w:val="0070c0"/>
                <w:rtl w:val="0"/>
              </w:rPr>
              <w:t xml:space="preserve">]</w:t>
            </w:r>
          </w:p>
          <w:p w:rsidR="00000000" w:rsidDel="00000000" w:rsidP="00000000" w:rsidRDefault="00000000" w:rsidRPr="00000000" w14:paraId="00000195">
            <w:pPr>
              <w:spacing w:line="276" w:lineRule="auto"/>
              <w:rPr/>
            </w:pPr>
            <w:r w:rsidDel="00000000" w:rsidR="00000000" w:rsidRPr="00000000">
              <w:rPr>
                <w:color w:val="0070c0"/>
                <w:u w:val="single"/>
                <w:rtl w:val="0"/>
              </w:rPr>
              <w:t xml:space="preserve">[donc exclure</w:t>
            </w:r>
            <w:r w:rsidDel="00000000" w:rsidR="00000000" w:rsidRPr="00000000">
              <w:rPr>
                <w:color w:val="0070c0"/>
                <w:rtl w:val="0"/>
              </w:rPr>
              <w:t xml:space="preserve">: jeune enfant à la maison, garderie, cegep ou université OU pas à l’école]</w:t>
            </w: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tc>
      </w:tr>
    </w:tbl>
    <w:p w:rsidR="00000000" w:rsidDel="00000000" w:rsidP="00000000" w:rsidRDefault="00000000" w:rsidRPr="00000000" w14:paraId="00000197">
      <w:pPr>
        <w:spacing w:line="240" w:lineRule="auto"/>
        <w:ind w:left="0" w:firstLine="0"/>
        <w:rPr>
          <w:rFonts w:ascii="Cambria" w:cs="Cambria" w:eastAsia="Cambria" w:hAnsi="Cambria"/>
          <w:color w:val="741b47"/>
          <w:sz w:val="24"/>
          <w:szCs w:val="24"/>
        </w:rPr>
      </w:pPr>
      <w:r w:rsidDel="00000000" w:rsidR="00000000" w:rsidRPr="00000000">
        <w:rPr>
          <w:rtl w:val="0"/>
        </w:rPr>
      </w:r>
    </w:p>
    <w:p w:rsidR="00000000" w:rsidDel="00000000" w:rsidP="00000000" w:rsidRDefault="00000000" w:rsidRPr="00000000" w14:paraId="00000198">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99">
      <w:pPr>
        <w:keepNext w:val="1"/>
        <w:keepLines w:val="1"/>
        <w:spacing w:line="240" w:lineRule="auto"/>
        <w:rPr>
          <w:rFonts w:ascii="Cambria" w:cs="Cambria" w:eastAsia="Cambria" w:hAnsi="Cambria"/>
          <w:b w:val="1"/>
          <w:color w:val="434343"/>
          <w:sz w:val="24"/>
          <w:szCs w:val="24"/>
          <w:highlight w:val="green"/>
          <w:u w:val="single"/>
        </w:rPr>
      </w:pPr>
      <w:r w:rsidDel="00000000" w:rsidR="00000000" w:rsidRPr="00000000">
        <w:rPr>
          <w:rFonts w:ascii="Cambria" w:cs="Cambria" w:eastAsia="Cambria" w:hAnsi="Cambria"/>
          <w:b w:val="1"/>
          <w:color w:val="434343"/>
          <w:sz w:val="24"/>
          <w:szCs w:val="24"/>
          <w:highlight w:val="green"/>
          <w:u w:val="single"/>
          <w:rtl w:val="0"/>
        </w:rPr>
        <w:t xml:space="preserve">Communication and interaction with school</w:t>
      </w:r>
      <w:r w:rsidDel="00000000" w:rsidR="00000000" w:rsidRPr="00000000">
        <w:rPr>
          <w:rtl w:val="0"/>
        </w:rPr>
      </w:r>
    </w:p>
    <w:p w:rsidR="00000000" w:rsidDel="00000000" w:rsidP="00000000" w:rsidRDefault="00000000" w:rsidRPr="00000000" w14:paraId="0000019A">
      <w:pPr>
        <w:rPr>
          <w:rFonts w:ascii="Cambria" w:cs="Cambria" w:eastAsia="Cambria" w:hAnsi="Cambria"/>
          <w:sz w:val="24"/>
          <w:szCs w:val="24"/>
          <w:highlight w:val="yellow"/>
        </w:rPr>
      </w:pPr>
      <w:r w:rsidDel="00000000" w:rsidR="00000000" w:rsidRPr="00000000">
        <w:rPr>
          <w:rFonts w:ascii="Cambria" w:cs="Cambria" w:eastAsia="Cambria" w:hAnsi="Cambria"/>
          <w:sz w:val="24"/>
          <w:szCs w:val="24"/>
          <w:highlight w:val="yellow"/>
          <w:rtl w:val="0"/>
        </w:rPr>
        <w:t xml:space="preserve">(Inspiré de : Parent-teacher Involvement Scale, Corrigan 2002)</w:t>
      </w:r>
    </w:p>
    <w:p w:rsidR="00000000" w:rsidDel="00000000" w:rsidP="00000000" w:rsidRDefault="00000000" w:rsidRPr="00000000" w14:paraId="0000019B">
      <w:pPr>
        <w:rPr>
          <w:color w:val="0070c0"/>
        </w:rPr>
      </w:pPr>
      <w:r w:rsidDel="00000000" w:rsidR="00000000" w:rsidRPr="00000000">
        <w:rPr>
          <w:rtl w:val="0"/>
        </w:rPr>
      </w:r>
    </w:p>
    <w:p w:rsidR="00000000" w:rsidDel="00000000" w:rsidP="00000000" w:rsidRDefault="00000000" w:rsidRPr="00000000" w14:paraId="0000019C">
      <w:pPr>
        <w:rPr>
          <w:color w:val="0070c0"/>
        </w:rPr>
      </w:pPr>
      <w:r w:rsidDel="00000000" w:rsidR="00000000" w:rsidRPr="00000000">
        <w:rPr>
          <w:color w:val="0070c0"/>
          <w:rtl w:val="0"/>
        </w:rPr>
        <w:t xml:space="preserve">[</w:t>
      </w:r>
      <w:r w:rsidDel="00000000" w:rsidR="00000000" w:rsidRPr="00000000">
        <w:rPr>
          <w:b w:val="1"/>
          <w:color w:val="0070c0"/>
          <w:u w:val="single"/>
          <w:rtl w:val="0"/>
        </w:rPr>
        <w:t xml:space="preserve">SI</w:t>
      </w:r>
      <w:r w:rsidDel="00000000" w:rsidR="00000000" w:rsidRPr="00000000">
        <w:rPr>
          <w:color w:val="0070c0"/>
          <w:rtl w:val="0"/>
        </w:rPr>
        <w:t xml:space="preserve">: au moins 1 enfant ou </w:t>
      </w:r>
      <w:r w:rsidDel="00000000" w:rsidR="00000000" w:rsidRPr="00000000">
        <w:rPr>
          <w:b w:val="1"/>
          <w:color w:val="0070c0"/>
          <w:rtl w:val="0"/>
        </w:rPr>
        <w:t xml:space="preserve">primaire</w:t>
      </w:r>
      <w:r w:rsidDel="00000000" w:rsidR="00000000" w:rsidRPr="00000000">
        <w:rPr>
          <w:color w:val="0070c0"/>
          <w:rtl w:val="0"/>
        </w:rPr>
        <w:t xml:space="preserve"> </w:t>
      </w:r>
      <w:r w:rsidDel="00000000" w:rsidR="00000000" w:rsidRPr="00000000">
        <w:rPr>
          <w:color w:val="0070c0"/>
          <w:u w:val="single"/>
          <w:rtl w:val="0"/>
        </w:rPr>
        <w:t xml:space="preserve">OU</w:t>
      </w:r>
      <w:r w:rsidDel="00000000" w:rsidR="00000000" w:rsidRPr="00000000">
        <w:rPr>
          <w:color w:val="0070c0"/>
          <w:rtl w:val="0"/>
        </w:rPr>
        <w:t xml:space="preserve"> au moins 1 enfant au </w:t>
      </w:r>
      <w:r w:rsidDel="00000000" w:rsidR="00000000" w:rsidRPr="00000000">
        <w:rPr>
          <w:b w:val="1"/>
          <w:color w:val="0070c0"/>
          <w:rtl w:val="0"/>
        </w:rPr>
        <w:t xml:space="preserve">secondaire</w:t>
      </w:r>
      <w:r w:rsidDel="00000000" w:rsidR="00000000" w:rsidRPr="00000000">
        <w:rPr>
          <w:color w:val="0070c0"/>
          <w:rtl w:val="0"/>
        </w:rPr>
        <w:t xml:space="preserve">]</w:t>
      </w:r>
    </w:p>
    <w:p w:rsidR="00000000" w:rsidDel="00000000" w:rsidP="00000000" w:rsidRDefault="00000000" w:rsidRPr="00000000" w14:paraId="0000019D">
      <w:pPr>
        <w:rPr>
          <w:color w:val="0070c0"/>
        </w:rPr>
      </w:pPr>
      <w:r w:rsidDel="00000000" w:rsidR="00000000" w:rsidRPr="00000000">
        <w:rPr>
          <w:color w:val="0070c0"/>
          <w:rtl w:val="0"/>
        </w:rPr>
        <w:t xml:space="preserve">[donc exclure: jeune enfant à la maison, garderie, cegep université]</w:t>
      </w:r>
    </w:p>
    <w:p w:rsidR="00000000" w:rsidDel="00000000" w:rsidP="00000000" w:rsidRDefault="00000000" w:rsidRPr="00000000" w14:paraId="0000019E">
      <w:pPr>
        <w:rPr>
          <w:color w:val="0070c0"/>
        </w:rPr>
      </w:pPr>
      <w:r w:rsidDel="00000000" w:rsidR="00000000" w:rsidRPr="00000000">
        <w:rPr>
          <w:rtl w:val="0"/>
        </w:rPr>
      </w:r>
    </w:p>
    <w:p w:rsidR="00000000" w:rsidDel="00000000" w:rsidP="00000000" w:rsidRDefault="00000000" w:rsidRPr="00000000" w14:paraId="0000019F">
      <w:pPr>
        <w:jc w:val="both"/>
        <w:rPr/>
      </w:pPr>
      <w:r w:rsidDel="00000000" w:rsidR="00000000" w:rsidRPr="00000000">
        <w:rPr>
          <w:rtl w:val="0"/>
        </w:rPr>
        <w:t xml:space="preserve">In this section, we will ask you about your interactions with the school and teachers of your child(ren) who are in</w:t>
      </w:r>
      <w:r w:rsidDel="00000000" w:rsidR="00000000" w:rsidRPr="00000000">
        <w:rPr>
          <w:b w:val="1"/>
          <w:rtl w:val="0"/>
        </w:rPr>
        <w:t xml:space="preserve"> elementary or secondary</w:t>
      </w:r>
      <w:r w:rsidDel="00000000" w:rsidR="00000000" w:rsidRPr="00000000">
        <w:rPr>
          <w:rtl w:val="0"/>
        </w:rPr>
        <w:t xml:space="preserve"> </w:t>
      </w:r>
      <w:r w:rsidDel="00000000" w:rsidR="00000000" w:rsidRPr="00000000">
        <w:rPr>
          <w:b w:val="1"/>
          <w:rtl w:val="0"/>
        </w:rPr>
        <w:t xml:space="preserve">school,</w:t>
      </w:r>
      <w:r w:rsidDel="00000000" w:rsidR="00000000" w:rsidRPr="00000000">
        <w:rPr>
          <w:rtl w:val="0"/>
        </w:rPr>
        <w:t xml:space="preserve"> during the 2023-2024 school year, so since September 2023.</w:t>
      </w:r>
    </w:p>
    <w:p w:rsidR="00000000" w:rsidDel="00000000" w:rsidP="00000000" w:rsidRDefault="00000000" w:rsidRPr="00000000" w14:paraId="000001A0">
      <w:pPr>
        <w:rPr>
          <w:color w:val="0070c0"/>
        </w:rPr>
      </w:pPr>
      <w:r w:rsidDel="00000000" w:rsidR="00000000" w:rsidRPr="00000000">
        <w:rPr>
          <w:rtl w:val="0"/>
        </w:rPr>
      </w:r>
    </w:p>
    <w:p w:rsidR="00000000" w:rsidDel="00000000" w:rsidP="00000000" w:rsidRDefault="00000000" w:rsidRPr="00000000" w14:paraId="000001A1">
      <w:pPr>
        <w:numPr>
          <w:ilvl w:val="0"/>
          <w:numId w:val="3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Since the month of September, how many times have you </w:t>
      </w:r>
      <w:r w:rsidDel="00000000" w:rsidR="00000000" w:rsidRPr="00000000">
        <w:rPr>
          <w:rFonts w:ascii="Cambria" w:cs="Cambria" w:eastAsia="Cambria" w:hAnsi="Cambria"/>
          <w:b w:val="1"/>
          <w:sz w:val="24"/>
          <w:szCs w:val="24"/>
          <w:rtl w:val="0"/>
        </w:rPr>
        <w:t xml:space="preserve">communicated</w:t>
      </w:r>
      <w:r w:rsidDel="00000000" w:rsidR="00000000" w:rsidRPr="00000000">
        <w:rPr>
          <w:rFonts w:ascii="Cambria" w:cs="Cambria" w:eastAsia="Cambria" w:hAnsi="Cambria"/>
          <w:sz w:val="24"/>
          <w:szCs w:val="24"/>
          <w:rtl w:val="0"/>
        </w:rPr>
        <w:t xml:space="preserve"> (in person, by phone, or in writing) with </w:t>
      </w:r>
      <w:r w:rsidDel="00000000" w:rsidR="00000000" w:rsidRPr="00000000">
        <w:rPr>
          <w:rFonts w:ascii="Cambria" w:cs="Cambria" w:eastAsia="Cambria" w:hAnsi="Cambria"/>
          <w:sz w:val="24"/>
          <w:szCs w:val="24"/>
          <w:rtl w:val="0"/>
        </w:rPr>
        <w:t xml:space="preserve">your child(ren)’s </w:t>
      </w:r>
      <w:r w:rsidDel="00000000" w:rsidR="00000000" w:rsidRPr="00000000">
        <w:rPr>
          <w:rFonts w:ascii="Cambria" w:cs="Cambria" w:eastAsia="Cambria" w:hAnsi="Cambria"/>
          <w:sz w:val="24"/>
          <w:szCs w:val="24"/>
          <w:rtl w:val="0"/>
        </w:rPr>
        <w:t xml:space="preserve">teacher(s)?</w:t>
      </w: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1A2">
      <w:pPr>
        <w:numPr>
          <w:ilvl w:val="1"/>
          <w:numId w:val="33"/>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Never</w:t>
      </w:r>
    </w:p>
    <w:p w:rsidR="00000000" w:rsidDel="00000000" w:rsidP="00000000" w:rsidRDefault="00000000" w:rsidRPr="00000000" w14:paraId="000001A3">
      <w:pPr>
        <w:numPr>
          <w:ilvl w:val="1"/>
          <w:numId w:val="33"/>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Once or twice</w:t>
      </w:r>
    </w:p>
    <w:p w:rsidR="00000000" w:rsidDel="00000000" w:rsidP="00000000" w:rsidRDefault="00000000" w:rsidRPr="00000000" w14:paraId="000001A4">
      <w:pPr>
        <w:numPr>
          <w:ilvl w:val="1"/>
          <w:numId w:val="33"/>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Several times</w:t>
      </w:r>
    </w:p>
    <w:p w:rsidR="00000000" w:rsidDel="00000000" w:rsidP="00000000" w:rsidRDefault="00000000" w:rsidRPr="00000000" w14:paraId="000001A5">
      <w:pPr>
        <w:numPr>
          <w:ilvl w:val="1"/>
          <w:numId w:val="33"/>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Often</w:t>
      </w:r>
      <w:r w:rsidDel="00000000" w:rsidR="00000000" w:rsidRPr="00000000">
        <w:rPr>
          <w:rtl w:val="0"/>
        </w:rPr>
      </w:r>
    </w:p>
    <w:p w:rsidR="00000000" w:rsidDel="00000000" w:rsidP="00000000" w:rsidRDefault="00000000" w:rsidRPr="00000000" w14:paraId="000001A6">
      <w:pPr>
        <w:spacing w:line="240" w:lineRule="auto"/>
        <w:ind w:left="144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A7">
      <w:pPr>
        <w:numPr>
          <w:ilvl w:val="0"/>
          <w:numId w:val="3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Since the month of September, how many times</w:t>
      </w:r>
      <w:r w:rsidDel="00000000" w:rsidR="00000000" w:rsidRPr="00000000">
        <w:rPr>
          <w:rFonts w:ascii="Cambria" w:cs="Cambria" w:eastAsia="Cambria" w:hAnsi="Cambria"/>
          <w:sz w:val="24"/>
          <w:szCs w:val="24"/>
          <w:rtl w:val="0"/>
        </w:rPr>
        <w:t xml:space="preserve"> have you been </w:t>
      </w:r>
      <w:r w:rsidDel="00000000" w:rsidR="00000000" w:rsidRPr="00000000">
        <w:rPr>
          <w:rFonts w:ascii="Cambria" w:cs="Cambria" w:eastAsia="Cambria" w:hAnsi="Cambria"/>
          <w:sz w:val="24"/>
          <w:szCs w:val="24"/>
          <w:rtl w:val="0"/>
        </w:rPr>
        <w:t xml:space="preserve">to your child(ren)'s school </w:t>
      </w:r>
      <w:r w:rsidDel="00000000" w:rsidR="00000000" w:rsidRPr="00000000">
        <w:rPr>
          <w:rFonts w:ascii="Cambria" w:cs="Cambria" w:eastAsia="Cambria" w:hAnsi="Cambria"/>
          <w:b w:val="1"/>
          <w:sz w:val="24"/>
          <w:szCs w:val="24"/>
          <w:rtl w:val="0"/>
        </w:rPr>
        <w:t xml:space="preserve">in person</w:t>
      </w:r>
      <w:r w:rsidDel="00000000" w:rsidR="00000000" w:rsidRPr="00000000">
        <w:rPr>
          <w:rFonts w:ascii="Cambria" w:cs="Cambria" w:eastAsia="Cambria" w:hAnsi="Cambria"/>
          <w:sz w:val="24"/>
          <w:szCs w:val="24"/>
          <w:rtl w:val="0"/>
        </w:rPr>
        <w:t xml:space="preserve"> - whether for meetings, activities or shows?</w:t>
      </w:r>
      <w:r w:rsidDel="00000000" w:rsidR="00000000" w:rsidRPr="00000000">
        <w:rPr>
          <w:rtl w:val="0"/>
        </w:rPr>
      </w:r>
    </w:p>
    <w:p w:rsidR="00000000" w:rsidDel="00000000" w:rsidP="00000000" w:rsidRDefault="00000000" w:rsidRPr="00000000" w14:paraId="000001A8">
      <w:pPr>
        <w:spacing w:line="24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sz w:val="24"/>
          <w:szCs w:val="24"/>
          <w:rtl w:val="0"/>
        </w:rPr>
        <w:t xml:space="preserve">outside of times when you accompany your child to school in the morning or evening</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1A9">
      <w:pPr>
        <w:numPr>
          <w:ilvl w:val="1"/>
          <w:numId w:val="33"/>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Never</w:t>
      </w:r>
    </w:p>
    <w:p w:rsidR="00000000" w:rsidDel="00000000" w:rsidP="00000000" w:rsidRDefault="00000000" w:rsidRPr="00000000" w14:paraId="000001AA">
      <w:pPr>
        <w:numPr>
          <w:ilvl w:val="1"/>
          <w:numId w:val="33"/>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Once or twice</w:t>
      </w:r>
    </w:p>
    <w:p w:rsidR="00000000" w:rsidDel="00000000" w:rsidP="00000000" w:rsidRDefault="00000000" w:rsidRPr="00000000" w14:paraId="000001AB">
      <w:pPr>
        <w:numPr>
          <w:ilvl w:val="1"/>
          <w:numId w:val="33"/>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Several times</w:t>
      </w:r>
    </w:p>
    <w:p w:rsidR="00000000" w:rsidDel="00000000" w:rsidP="00000000" w:rsidRDefault="00000000" w:rsidRPr="00000000" w14:paraId="000001AC">
      <w:pPr>
        <w:numPr>
          <w:ilvl w:val="1"/>
          <w:numId w:val="33"/>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Often</w:t>
      </w:r>
    </w:p>
    <w:p w:rsidR="00000000" w:rsidDel="00000000" w:rsidP="00000000" w:rsidRDefault="00000000" w:rsidRPr="00000000" w14:paraId="000001AD">
      <w:pPr>
        <w:spacing w:lin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AE">
      <w:pPr>
        <w:numPr>
          <w:ilvl w:val="0"/>
          <w:numId w:val="3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w:t>
      </w:r>
      <w:r w:rsidDel="00000000" w:rsidR="00000000" w:rsidRPr="00000000">
        <w:rPr>
          <w:rFonts w:ascii="Cambria" w:cs="Cambria" w:eastAsia="Cambria" w:hAnsi="Cambria"/>
          <w:sz w:val="24"/>
          <w:szCs w:val="24"/>
          <w:rtl w:val="0"/>
        </w:rPr>
        <w:t xml:space="preserve">ince the month of September, how many times have you </w:t>
      </w:r>
      <w:r w:rsidDel="00000000" w:rsidR="00000000" w:rsidRPr="00000000">
        <w:rPr>
          <w:rFonts w:ascii="Cambria" w:cs="Cambria" w:eastAsia="Cambria" w:hAnsi="Cambria"/>
          <w:b w:val="1"/>
          <w:sz w:val="24"/>
          <w:szCs w:val="24"/>
          <w:rtl w:val="0"/>
        </w:rPr>
        <w:t xml:space="preserve">talked to other parents </w:t>
      </w:r>
      <w:r w:rsidDel="00000000" w:rsidR="00000000" w:rsidRPr="00000000">
        <w:rPr>
          <w:rFonts w:ascii="Cambria" w:cs="Cambria" w:eastAsia="Cambria" w:hAnsi="Cambria"/>
          <w:sz w:val="24"/>
          <w:szCs w:val="24"/>
          <w:rtl w:val="0"/>
        </w:rPr>
        <w:t xml:space="preserve">from</w:t>
      </w:r>
      <w:r w:rsidDel="00000000" w:rsidR="00000000" w:rsidRPr="00000000">
        <w:rPr>
          <w:rFonts w:ascii="Cambria" w:cs="Cambria" w:eastAsia="Cambria" w:hAnsi="Cambria"/>
          <w:sz w:val="24"/>
          <w:szCs w:val="24"/>
          <w:rtl w:val="0"/>
        </w:rPr>
        <w:t xml:space="preserve"> the same school as your child(ren)?</w:t>
      </w:r>
      <w:r w:rsidDel="00000000" w:rsidR="00000000" w:rsidRPr="00000000">
        <w:rPr>
          <w:rtl w:val="0"/>
        </w:rPr>
      </w:r>
    </w:p>
    <w:p w:rsidR="00000000" w:rsidDel="00000000" w:rsidP="00000000" w:rsidRDefault="00000000" w:rsidRPr="00000000" w14:paraId="000001AF">
      <w:pPr>
        <w:numPr>
          <w:ilvl w:val="1"/>
          <w:numId w:val="33"/>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Never</w:t>
      </w:r>
    </w:p>
    <w:p w:rsidR="00000000" w:rsidDel="00000000" w:rsidP="00000000" w:rsidRDefault="00000000" w:rsidRPr="00000000" w14:paraId="000001B0">
      <w:pPr>
        <w:numPr>
          <w:ilvl w:val="1"/>
          <w:numId w:val="33"/>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Once or twice</w:t>
      </w:r>
    </w:p>
    <w:p w:rsidR="00000000" w:rsidDel="00000000" w:rsidP="00000000" w:rsidRDefault="00000000" w:rsidRPr="00000000" w14:paraId="000001B1">
      <w:pPr>
        <w:numPr>
          <w:ilvl w:val="1"/>
          <w:numId w:val="33"/>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Several times</w:t>
      </w:r>
    </w:p>
    <w:p w:rsidR="00000000" w:rsidDel="00000000" w:rsidP="00000000" w:rsidRDefault="00000000" w:rsidRPr="00000000" w14:paraId="000001B2">
      <w:pPr>
        <w:numPr>
          <w:ilvl w:val="1"/>
          <w:numId w:val="33"/>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Often</w:t>
      </w:r>
    </w:p>
    <w:p w:rsidR="00000000" w:rsidDel="00000000" w:rsidP="00000000" w:rsidRDefault="00000000" w:rsidRPr="00000000" w14:paraId="000001B3">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B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434343"/>
          <w:sz w:val="24"/>
          <w:szCs w:val="24"/>
          <w:highlight w:val="green"/>
          <w:u w:val="none"/>
          <w:vertAlign w:val="baseline"/>
        </w:rPr>
      </w:pPr>
      <w:bookmarkStart w:colFirst="0" w:colLast="0" w:name="_heading=h.wxihi8fz3hfp" w:id="16"/>
      <w:bookmarkEnd w:id="16"/>
      <w:r w:rsidDel="00000000" w:rsidR="00000000" w:rsidRPr="00000000">
        <w:rPr>
          <w:rFonts w:ascii="Cambria" w:cs="Cambria" w:eastAsia="Cambria" w:hAnsi="Cambria"/>
          <w:b w:val="1"/>
          <w:color w:val="434343"/>
          <w:sz w:val="24"/>
          <w:szCs w:val="24"/>
          <w:highlight w:val="green"/>
          <w:rtl w:val="0"/>
        </w:rPr>
        <w:t xml:space="preserve">[Quality of contact with school]</w:t>
      </w: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spacing w:line="24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this section, we are interested in knowing </w:t>
      </w:r>
      <w:r w:rsidDel="00000000" w:rsidR="00000000" w:rsidRPr="00000000">
        <w:rPr>
          <w:rFonts w:ascii="Cambria" w:cs="Cambria" w:eastAsia="Cambria" w:hAnsi="Cambria"/>
          <w:sz w:val="24"/>
          <w:szCs w:val="24"/>
          <w:rtl w:val="0"/>
        </w:rPr>
        <w:t xml:space="preserve">how your contacts and interactions with the teacher or staff at your child(ren)'s school are going.</w:t>
      </w:r>
      <w:r w:rsidDel="00000000" w:rsidR="00000000" w:rsidRPr="00000000">
        <w:rPr>
          <w:rtl w:val="0"/>
        </w:rPr>
      </w:r>
    </w:p>
    <w:p w:rsidR="00000000" w:rsidDel="00000000" w:rsidP="00000000" w:rsidRDefault="00000000" w:rsidRPr="00000000" w14:paraId="000001B7">
      <w:pPr>
        <w:spacing w:lin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B8">
      <w:pPr>
        <w:numPr>
          <w:ilvl w:val="0"/>
          <w:numId w:val="28"/>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Tell us to how much you agree or disagree with the following statements</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color w:val="a64d79"/>
          <w:sz w:val="24"/>
          <w:szCs w:val="24"/>
          <w:highlight w:val="yellow"/>
          <w:rtl w:val="0"/>
        </w:rPr>
        <w:t xml:space="preserve">(VA adaptation des entrevues avec les intervenants scolaires)</w:t>
        <w:br w:type="textWrapping"/>
      </w:r>
      <w:r w:rsidDel="00000000" w:rsidR="00000000" w:rsidRPr="00000000">
        <w:rPr>
          <w:rFonts w:ascii="Cambria" w:cs="Cambria" w:eastAsia="Cambria" w:hAnsi="Cambria"/>
          <w:color w:val="0000ff"/>
          <w:sz w:val="24"/>
          <w:szCs w:val="24"/>
          <w:rtl w:val="0"/>
        </w:rPr>
        <w:t xml:space="preserve">--</w:t>
      </w:r>
      <w:r w:rsidDel="00000000" w:rsidR="00000000" w:rsidRPr="00000000">
        <w:rPr>
          <w:rFonts w:ascii="Cambria" w:cs="Cambria" w:eastAsia="Cambria" w:hAnsi="Cambria"/>
          <w:color w:val="0000ff"/>
          <w:sz w:val="24"/>
          <w:szCs w:val="24"/>
          <w:rtl w:val="0"/>
        </w:rPr>
        <w:t xml:space="preserve">échelle à 6 points : </w:t>
      </w:r>
      <w:r w:rsidDel="00000000" w:rsidR="00000000" w:rsidRPr="00000000">
        <w:rPr>
          <w:rFonts w:ascii="Cambria" w:cs="Cambria" w:eastAsia="Cambria" w:hAnsi="Cambria"/>
          <w:color w:val="0000ff"/>
          <w:sz w:val="24"/>
          <w:szCs w:val="24"/>
          <w:rtl w:val="0"/>
        </w:rPr>
        <w:t xml:space="preserve"> “strongly disagree”,“mostly disagree”, “slightly disagree”,“slightly agree”, “mostly agree”, “strongly agree”</w:t>
      </w:r>
      <w:r w:rsidDel="00000000" w:rsidR="00000000" w:rsidRPr="00000000">
        <w:rPr>
          <w:rtl w:val="0"/>
        </w:rPr>
      </w:r>
    </w:p>
    <w:p w:rsidR="00000000" w:rsidDel="00000000" w:rsidP="00000000" w:rsidRDefault="00000000" w:rsidRPr="00000000" w14:paraId="000001B9">
      <w:pPr>
        <w:spacing w:line="240" w:lineRule="auto"/>
        <w:ind w:left="720" w:firstLine="0"/>
        <w:rPr>
          <w:rFonts w:ascii="Cambria" w:cs="Cambria" w:eastAsia="Cambria" w:hAnsi="Cambria"/>
          <w:b w:val="1"/>
          <w:color w:val="0000ff"/>
          <w:sz w:val="24"/>
          <w:szCs w:val="24"/>
        </w:rPr>
      </w:pPr>
      <w:r w:rsidDel="00000000" w:rsidR="00000000" w:rsidRPr="00000000">
        <w:rPr>
          <w:rFonts w:ascii="Cambria" w:cs="Cambria" w:eastAsia="Cambria" w:hAnsi="Cambria"/>
          <w:b w:val="1"/>
          <w:color w:val="0000ff"/>
          <w:sz w:val="24"/>
          <w:szCs w:val="24"/>
          <w:rtl w:val="0"/>
        </w:rPr>
        <w:t xml:space="preserve">[randomize statements]</w:t>
      </w:r>
    </w:p>
    <w:p w:rsidR="00000000" w:rsidDel="00000000" w:rsidP="00000000" w:rsidRDefault="00000000" w:rsidRPr="00000000" w14:paraId="000001BA">
      <w:pPr>
        <w:numPr>
          <w:ilvl w:val="0"/>
          <w:numId w:val="18"/>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feel </w:t>
      </w:r>
      <w:r w:rsidDel="00000000" w:rsidR="00000000" w:rsidRPr="00000000">
        <w:rPr>
          <w:rFonts w:ascii="Cambria" w:cs="Cambria" w:eastAsia="Cambria" w:hAnsi="Cambria"/>
          <w:sz w:val="24"/>
          <w:szCs w:val="24"/>
          <w:rtl w:val="0"/>
        </w:rPr>
        <w:t xml:space="preserve">judged</w:t>
      </w:r>
      <w:r w:rsidDel="00000000" w:rsidR="00000000" w:rsidRPr="00000000">
        <w:rPr>
          <w:rFonts w:ascii="Cambria" w:cs="Cambria" w:eastAsia="Cambria" w:hAnsi="Cambria"/>
          <w:sz w:val="24"/>
          <w:szCs w:val="24"/>
          <w:rtl w:val="0"/>
        </w:rPr>
        <w:t xml:space="preserve"> for</w:t>
      </w:r>
      <w:r w:rsidDel="00000000" w:rsidR="00000000" w:rsidRPr="00000000">
        <w:rPr>
          <w:rFonts w:ascii="Cambria" w:cs="Cambria" w:eastAsia="Cambria" w:hAnsi="Cambria"/>
          <w:sz w:val="24"/>
          <w:szCs w:val="24"/>
          <w:rtl w:val="0"/>
        </w:rPr>
        <w:t xml:space="preserve"> the way</w:t>
      </w:r>
      <w:r w:rsidDel="00000000" w:rsidR="00000000" w:rsidRPr="00000000">
        <w:rPr>
          <w:rFonts w:ascii="Cambria" w:cs="Cambria" w:eastAsia="Cambria" w:hAnsi="Cambria"/>
          <w:sz w:val="24"/>
          <w:szCs w:val="24"/>
          <w:rtl w:val="0"/>
        </w:rPr>
        <w:t xml:space="preserve"> I educate my child. </w:t>
      </w:r>
      <w:r w:rsidDel="00000000" w:rsidR="00000000" w:rsidRPr="00000000">
        <w:rPr>
          <w:rtl w:val="0"/>
        </w:rPr>
      </w:r>
    </w:p>
    <w:p w:rsidR="00000000" w:rsidDel="00000000" w:rsidP="00000000" w:rsidRDefault="00000000" w:rsidRPr="00000000" w14:paraId="000001BB">
      <w:pPr>
        <w:numPr>
          <w:ilvl w:val="0"/>
          <w:numId w:val="18"/>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feel I am </w:t>
      </w:r>
      <w:r w:rsidDel="00000000" w:rsidR="00000000" w:rsidRPr="00000000">
        <w:rPr>
          <w:rFonts w:ascii="Cambria" w:cs="Cambria" w:eastAsia="Cambria" w:hAnsi="Cambria"/>
          <w:sz w:val="24"/>
          <w:szCs w:val="24"/>
          <w:rtl w:val="0"/>
        </w:rPr>
        <w:t xml:space="preserve">treated differently b</w:t>
      </w:r>
      <w:r w:rsidDel="00000000" w:rsidR="00000000" w:rsidRPr="00000000">
        <w:rPr>
          <w:rFonts w:ascii="Cambria" w:cs="Cambria" w:eastAsia="Cambria" w:hAnsi="Cambria"/>
          <w:sz w:val="24"/>
          <w:szCs w:val="24"/>
          <w:rtl w:val="0"/>
        </w:rPr>
        <w:t xml:space="preserve">ecause of my origin, my language, my accent or my religion.</w:t>
      </w:r>
      <w:r w:rsidDel="00000000" w:rsidR="00000000" w:rsidRPr="00000000">
        <w:rPr>
          <w:rtl w:val="0"/>
        </w:rPr>
      </w:r>
    </w:p>
    <w:p w:rsidR="00000000" w:rsidDel="00000000" w:rsidP="00000000" w:rsidRDefault="00000000" w:rsidRPr="00000000" w14:paraId="000001BC">
      <w:pPr>
        <w:numPr>
          <w:ilvl w:val="0"/>
          <w:numId w:val="18"/>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feel </w:t>
      </w:r>
      <w:r w:rsidDel="00000000" w:rsidR="00000000" w:rsidRPr="00000000">
        <w:rPr>
          <w:rFonts w:ascii="Cambria" w:cs="Cambria" w:eastAsia="Cambria" w:hAnsi="Cambria"/>
          <w:sz w:val="24"/>
          <w:szCs w:val="24"/>
          <w:rtl w:val="0"/>
        </w:rPr>
        <w:t xml:space="preserve">listened to</w:t>
      </w:r>
      <w:r w:rsidDel="00000000" w:rsidR="00000000" w:rsidRPr="00000000">
        <w:rPr>
          <w:rFonts w:ascii="Cambria" w:cs="Cambria" w:eastAsia="Cambria" w:hAnsi="Cambria"/>
          <w:sz w:val="24"/>
          <w:szCs w:val="24"/>
          <w:rtl w:val="0"/>
        </w:rPr>
        <w:t xml:space="preserve"> in conversations that concern my child(ren).</w:t>
      </w:r>
      <w:r w:rsidDel="00000000" w:rsidR="00000000" w:rsidRPr="00000000">
        <w:rPr>
          <w:rtl w:val="0"/>
        </w:rPr>
      </w:r>
    </w:p>
    <w:p w:rsidR="00000000" w:rsidDel="00000000" w:rsidP="00000000" w:rsidRDefault="00000000" w:rsidRPr="00000000" w14:paraId="000001BD">
      <w:pPr>
        <w:numPr>
          <w:ilvl w:val="0"/>
          <w:numId w:val="18"/>
        </w:numPr>
        <w:spacing w:line="240" w:lineRule="auto"/>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I feel </w:t>
      </w:r>
      <w:r w:rsidDel="00000000" w:rsidR="00000000" w:rsidRPr="00000000">
        <w:rPr>
          <w:rFonts w:ascii="Cambria" w:cs="Cambria" w:eastAsia="Cambria" w:hAnsi="Cambria"/>
          <w:sz w:val="24"/>
          <w:szCs w:val="24"/>
          <w:rtl w:val="0"/>
        </w:rPr>
        <w:t xml:space="preserve">welcome</w:t>
      </w:r>
      <w:r w:rsidDel="00000000" w:rsidR="00000000" w:rsidRPr="00000000">
        <w:rPr>
          <w:rFonts w:ascii="Cambria" w:cs="Cambria" w:eastAsia="Cambria" w:hAnsi="Cambria"/>
          <w:sz w:val="24"/>
          <w:szCs w:val="24"/>
          <w:rtl w:val="0"/>
        </w:rPr>
        <w:t xml:space="preserve"> at school. </w:t>
      </w:r>
      <w:r w:rsidDel="00000000" w:rsidR="00000000" w:rsidRPr="00000000">
        <w:rPr>
          <w:rtl w:val="0"/>
        </w:rPr>
      </w:r>
    </w:p>
    <w:p w:rsidR="00000000" w:rsidDel="00000000" w:rsidP="00000000" w:rsidRDefault="00000000" w:rsidRPr="00000000" w14:paraId="000001BE">
      <w:pPr>
        <w:numPr>
          <w:ilvl w:val="0"/>
          <w:numId w:val="18"/>
        </w:numPr>
        <w:spacing w:line="240" w:lineRule="auto"/>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highlight w:val="white"/>
          <w:rtl w:val="0"/>
        </w:rPr>
        <w:t xml:space="preserve">The school is a partner in the education of my child(ren). </w:t>
      </w:r>
      <w:r w:rsidDel="00000000" w:rsidR="00000000" w:rsidRPr="00000000">
        <w:rPr>
          <w:rtl w:val="0"/>
        </w:rPr>
      </w:r>
    </w:p>
    <w:p w:rsidR="00000000" w:rsidDel="00000000" w:rsidP="00000000" w:rsidRDefault="00000000" w:rsidRPr="00000000" w14:paraId="000001BF">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C0">
      <w:pPr>
        <w:spacing w:line="240" w:lineRule="auto"/>
        <w:rPr>
          <w:rFonts w:ascii="Cambria" w:cs="Cambria" w:eastAsia="Cambria" w:hAnsi="Cambria"/>
          <w:b w:val="1"/>
          <w:color w:val="0070c0"/>
          <w:sz w:val="24"/>
          <w:szCs w:val="24"/>
        </w:rPr>
      </w:pPr>
      <w:r w:rsidDel="00000000" w:rsidR="00000000" w:rsidRPr="00000000">
        <w:rPr>
          <w:rFonts w:ascii="Cambria" w:cs="Cambria" w:eastAsia="Cambria" w:hAnsi="Cambria"/>
          <w:b w:val="1"/>
          <w:color w:val="0070c0"/>
          <w:sz w:val="24"/>
          <w:szCs w:val="24"/>
          <w:rtl w:val="0"/>
        </w:rPr>
        <w:t xml:space="preserve">[SI = à la question 1 = au moins un contact (Q: combien de fois avez-vous communiqué avec l’enseignant.e ou les professeurs…)]</w:t>
      </w:r>
    </w:p>
    <w:p w:rsidR="00000000" w:rsidDel="00000000" w:rsidP="00000000" w:rsidRDefault="00000000" w:rsidRPr="00000000" w14:paraId="000001C1">
      <w:pPr>
        <w:numPr>
          <w:ilvl w:val="0"/>
          <w:numId w:val="28"/>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Thinking about your most recent contact with </w:t>
      </w:r>
      <w:r w:rsidDel="00000000" w:rsidR="00000000" w:rsidRPr="00000000">
        <w:rPr>
          <w:rFonts w:ascii="Cambria" w:cs="Cambria" w:eastAsia="Cambria" w:hAnsi="Cambria"/>
          <w:b w:val="1"/>
          <w:sz w:val="24"/>
          <w:szCs w:val="24"/>
          <w:rtl w:val="0"/>
        </w:rPr>
        <w:t xml:space="preserve">your </w:t>
      </w:r>
      <w:r w:rsidDel="00000000" w:rsidR="00000000" w:rsidRPr="00000000">
        <w:rPr>
          <w:rFonts w:ascii="Cambria" w:cs="Cambria" w:eastAsia="Cambria" w:hAnsi="Cambria"/>
          <w:b w:val="1"/>
          <w:sz w:val="24"/>
          <w:szCs w:val="24"/>
          <w:rtl w:val="0"/>
        </w:rPr>
        <w:t xml:space="preserve">child(ren)'s</w:t>
      </w:r>
      <w:r w:rsidDel="00000000" w:rsidR="00000000" w:rsidRPr="00000000">
        <w:rPr>
          <w:rFonts w:ascii="Cambria" w:cs="Cambria" w:eastAsia="Cambria" w:hAnsi="Cambria"/>
          <w:b w:val="1"/>
          <w:sz w:val="24"/>
          <w:szCs w:val="24"/>
          <w:rtl w:val="0"/>
        </w:rPr>
        <w:t xml:space="preserve"> teacher, </w:t>
      </w:r>
      <w:r w:rsidDel="00000000" w:rsidR="00000000" w:rsidRPr="00000000">
        <w:rPr>
          <w:rFonts w:ascii="Cambria" w:cs="Cambria" w:eastAsia="Cambria" w:hAnsi="Cambria"/>
          <w:sz w:val="24"/>
          <w:szCs w:val="24"/>
          <w:rtl w:val="0"/>
        </w:rPr>
        <w:t xml:space="preserve"> how would you rate the treatment you received on the </w:t>
      </w:r>
      <w:r w:rsidDel="00000000" w:rsidR="00000000" w:rsidRPr="00000000">
        <w:rPr>
          <w:rFonts w:ascii="Cambria" w:cs="Cambria" w:eastAsia="Cambria" w:hAnsi="Cambria"/>
          <w:b w:val="1"/>
          <w:sz w:val="24"/>
          <w:szCs w:val="24"/>
          <w:rtl w:val="0"/>
        </w:rPr>
        <w:t xml:space="preserve">two following scales</w:t>
      </w:r>
      <w:r w:rsidDel="00000000" w:rsidR="00000000" w:rsidRPr="00000000">
        <w:rPr>
          <w:rFonts w:ascii="Cambria" w:cs="Cambria" w:eastAsia="Cambria" w:hAnsi="Cambria"/>
          <w:sz w:val="24"/>
          <w:szCs w:val="24"/>
          <w:rtl w:val="0"/>
        </w:rPr>
        <w:t xml:space="preserve">?</w:t>
      </w:r>
      <w:r w:rsidDel="00000000" w:rsidR="00000000" w:rsidRPr="00000000">
        <w:rPr>
          <w:rtl w:val="0"/>
        </w:rPr>
      </w:r>
    </w:p>
    <w:p w:rsidR="00000000" w:rsidDel="00000000" w:rsidP="00000000" w:rsidRDefault="00000000" w:rsidRPr="00000000" w14:paraId="000001C2">
      <w:pPr>
        <w:spacing w:line="24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sz w:val="24"/>
          <w:szCs w:val="24"/>
          <w:highlight w:val="yellow"/>
          <w:rtl w:val="0"/>
        </w:rPr>
        <w:t xml:space="preserve">(inspiré des Questions PASI vague 1)</w:t>
        <w:br w:type="textWrapping"/>
      </w:r>
      <w:r w:rsidDel="00000000" w:rsidR="00000000" w:rsidRPr="00000000">
        <w:rPr>
          <w:rFonts w:ascii="Cambria" w:cs="Cambria" w:eastAsia="Cambria" w:hAnsi="Cambria"/>
          <w:color w:val="0000ff"/>
          <w:sz w:val="24"/>
          <w:szCs w:val="24"/>
          <w:rtl w:val="0"/>
        </w:rPr>
        <w:t xml:space="preserve">--échelle 0 à 10 point de “very unsatisfied” à “very satisfied” </w:t>
      </w:r>
      <w:r w:rsidDel="00000000" w:rsidR="00000000" w:rsidRPr="00000000">
        <w:rPr>
          <w:rtl w:val="0"/>
        </w:rPr>
      </w:r>
    </w:p>
    <w:p w:rsidR="00000000" w:rsidDel="00000000" w:rsidP="00000000" w:rsidRDefault="00000000" w:rsidRPr="00000000" w14:paraId="000001C3">
      <w:pPr>
        <w:spacing w:line="240" w:lineRule="auto"/>
        <w:ind w:left="720" w:firstLine="0"/>
        <w:rPr>
          <w:rFonts w:ascii="Cambria" w:cs="Cambria" w:eastAsia="Cambria" w:hAnsi="Cambria"/>
          <w:sz w:val="24"/>
          <w:szCs w:val="24"/>
        </w:rPr>
      </w:pPr>
      <w:r w:rsidDel="00000000" w:rsidR="00000000" w:rsidRPr="00000000">
        <w:rPr>
          <w:rFonts w:ascii="Cambria" w:cs="Cambria" w:eastAsia="Cambria" w:hAnsi="Cambria"/>
          <w:color w:val="0000ff"/>
          <w:sz w:val="24"/>
          <w:szCs w:val="24"/>
          <w:rtl w:val="0"/>
        </w:rPr>
        <w:t xml:space="preserve">--échelle 0 à 10 point de “very disrespectful” à “very respectful” </w:t>
      </w:r>
      <w:r w:rsidDel="00000000" w:rsidR="00000000" w:rsidRPr="00000000">
        <w:rPr>
          <w:rtl w:val="0"/>
        </w:rPr>
      </w:r>
    </w:p>
    <w:p w:rsidR="00000000" w:rsidDel="00000000" w:rsidP="00000000" w:rsidRDefault="00000000" w:rsidRPr="00000000" w14:paraId="000001C4">
      <w:pPr>
        <w:spacing w:lin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C5">
      <w:pPr>
        <w:numPr>
          <w:ilvl w:val="0"/>
          <w:numId w:val="28"/>
        </w:numPr>
        <w:spacing w:line="240" w:lineRule="auto"/>
        <w:ind w:left="720" w:hanging="360"/>
        <w:jc w:val="both"/>
        <w:rPr>
          <w:rFonts w:ascii="Cambria" w:cs="Cambria" w:eastAsia="Cambria" w:hAnsi="Cambria"/>
          <w:sz w:val="24"/>
          <w:szCs w:val="24"/>
        </w:rPr>
      </w:pPr>
      <w:r w:rsidDel="00000000" w:rsidR="00000000" w:rsidRPr="00000000">
        <w:rPr>
          <w:rFonts w:ascii="Times New Roman" w:cs="Times New Roman" w:eastAsia="Times New Roman" w:hAnsi="Times New Roman"/>
          <w:sz w:val="24"/>
          <w:szCs w:val="24"/>
          <w:rtl w:val="0"/>
        </w:rPr>
        <w:t xml:space="preserve">Thinking about your </w:t>
      </w:r>
      <w:r w:rsidDel="00000000" w:rsidR="00000000" w:rsidRPr="00000000">
        <w:rPr>
          <w:rFonts w:ascii="Times New Roman" w:cs="Times New Roman" w:eastAsia="Times New Roman" w:hAnsi="Times New Roman"/>
          <w:b w:val="1"/>
          <w:sz w:val="24"/>
          <w:szCs w:val="24"/>
          <w:rtl w:val="0"/>
        </w:rPr>
        <w:t xml:space="preserve">most recent </w:t>
      </w:r>
      <w:r w:rsidDel="00000000" w:rsidR="00000000" w:rsidRPr="00000000">
        <w:rPr>
          <w:rFonts w:ascii="Times New Roman" w:cs="Times New Roman" w:eastAsia="Times New Roman" w:hAnsi="Times New Roman"/>
          <w:sz w:val="24"/>
          <w:szCs w:val="24"/>
          <w:rtl w:val="0"/>
        </w:rPr>
        <w:t xml:space="preserve">contact with </w:t>
      </w:r>
      <w:r w:rsidDel="00000000" w:rsidR="00000000" w:rsidRPr="00000000">
        <w:rPr>
          <w:rFonts w:ascii="Times New Roman" w:cs="Times New Roman" w:eastAsia="Times New Roman" w:hAnsi="Times New Roman"/>
          <w:b w:val="1"/>
          <w:sz w:val="24"/>
          <w:szCs w:val="24"/>
          <w:rtl w:val="0"/>
        </w:rPr>
        <w:t xml:space="preserve">your </w:t>
      </w:r>
      <w:r w:rsidDel="00000000" w:rsidR="00000000" w:rsidRPr="00000000">
        <w:rPr>
          <w:rFonts w:ascii="Times New Roman" w:cs="Times New Roman" w:eastAsia="Times New Roman" w:hAnsi="Times New Roman"/>
          <w:b w:val="1"/>
          <w:sz w:val="24"/>
          <w:szCs w:val="24"/>
          <w:rtl w:val="0"/>
        </w:rPr>
        <w:t xml:space="preserve">child(ren)'s</w:t>
      </w:r>
      <w:r w:rsidDel="00000000" w:rsidR="00000000" w:rsidRPr="00000000">
        <w:rPr>
          <w:rFonts w:ascii="Times New Roman" w:cs="Times New Roman" w:eastAsia="Times New Roman" w:hAnsi="Times New Roman"/>
          <w:b w:val="1"/>
          <w:sz w:val="24"/>
          <w:szCs w:val="24"/>
          <w:rtl w:val="0"/>
        </w:rPr>
        <w:t xml:space="preserve"> school principal</w:t>
      </w:r>
      <w:r w:rsidDel="00000000" w:rsidR="00000000" w:rsidRPr="00000000">
        <w:rPr>
          <w:rFonts w:ascii="Times New Roman" w:cs="Times New Roman" w:eastAsia="Times New Roman" w:hAnsi="Times New Roman"/>
          <w:sz w:val="24"/>
          <w:szCs w:val="24"/>
          <w:rtl w:val="0"/>
        </w:rPr>
        <w:t xml:space="preserve">, how would you rate the treatment you received on the </w:t>
      </w:r>
      <w:r w:rsidDel="00000000" w:rsidR="00000000" w:rsidRPr="00000000">
        <w:rPr>
          <w:rFonts w:ascii="Times New Roman" w:cs="Times New Roman" w:eastAsia="Times New Roman" w:hAnsi="Times New Roman"/>
          <w:b w:val="1"/>
          <w:sz w:val="24"/>
          <w:szCs w:val="24"/>
          <w:rtl w:val="0"/>
        </w:rPr>
        <w:t xml:space="preserve">two following scales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sz w:val="24"/>
          <w:szCs w:val="24"/>
          <w:highlight w:val="yellow"/>
          <w:rtl w:val="0"/>
        </w:rPr>
        <w:t xml:space="preserve">(inspiré des Questions PASI vague 1)</w:t>
        <w:br w:type="textWrapping"/>
      </w:r>
      <w:r w:rsidDel="00000000" w:rsidR="00000000" w:rsidRPr="00000000">
        <w:rPr>
          <w:rFonts w:ascii="Cambria" w:cs="Cambria" w:eastAsia="Cambria" w:hAnsi="Cambria"/>
          <w:color w:val="0000ff"/>
          <w:sz w:val="24"/>
          <w:szCs w:val="24"/>
          <w:rtl w:val="0"/>
        </w:rPr>
        <w:t xml:space="preserve">----échelle 0 à 10 point de “very unsatisfied” à “very satisfied”  + option : “</w:t>
      </w:r>
      <w:r w:rsidDel="00000000" w:rsidR="00000000" w:rsidRPr="00000000">
        <w:rPr>
          <w:rFonts w:ascii="Cambria" w:cs="Cambria" w:eastAsia="Cambria" w:hAnsi="Cambria"/>
          <w:sz w:val="24"/>
          <w:szCs w:val="24"/>
          <w:rtl w:val="0"/>
        </w:rPr>
        <w:t xml:space="preserve">I haven’t had any contact</w:t>
      </w:r>
      <w:r w:rsidDel="00000000" w:rsidR="00000000" w:rsidRPr="00000000">
        <w:rPr>
          <w:rFonts w:ascii="Cambria" w:cs="Cambria" w:eastAsia="Cambria" w:hAnsi="Cambria"/>
          <w:color w:val="0000ff"/>
          <w:sz w:val="24"/>
          <w:szCs w:val="24"/>
          <w:rtl w:val="0"/>
        </w:rPr>
        <w:t xml:space="preserve">”’</w:t>
      </w:r>
      <w:r w:rsidDel="00000000" w:rsidR="00000000" w:rsidRPr="00000000">
        <w:rPr>
          <w:rtl w:val="0"/>
        </w:rPr>
      </w:r>
    </w:p>
    <w:p w:rsidR="00000000" w:rsidDel="00000000" w:rsidP="00000000" w:rsidRDefault="00000000" w:rsidRPr="00000000" w14:paraId="000001C6">
      <w:pPr>
        <w:spacing w:line="240" w:lineRule="auto"/>
        <w:ind w:left="720" w:firstLine="0"/>
        <w:rPr>
          <w:rFonts w:ascii="Cambria" w:cs="Cambria" w:eastAsia="Cambria" w:hAnsi="Cambria"/>
          <w:sz w:val="24"/>
          <w:szCs w:val="24"/>
        </w:rPr>
      </w:pPr>
      <w:r w:rsidDel="00000000" w:rsidR="00000000" w:rsidRPr="00000000">
        <w:rPr>
          <w:rFonts w:ascii="Cambria" w:cs="Cambria" w:eastAsia="Cambria" w:hAnsi="Cambria"/>
          <w:color w:val="0000ff"/>
          <w:sz w:val="24"/>
          <w:szCs w:val="24"/>
          <w:rtl w:val="0"/>
        </w:rPr>
        <w:t xml:space="preserve">--échelle 0 à 10 point de “very disrespectful” à “very respectful” + option : “</w:t>
      </w:r>
      <w:r w:rsidDel="00000000" w:rsidR="00000000" w:rsidRPr="00000000">
        <w:rPr>
          <w:rFonts w:ascii="Cambria" w:cs="Cambria" w:eastAsia="Cambria" w:hAnsi="Cambria"/>
          <w:sz w:val="24"/>
          <w:szCs w:val="24"/>
          <w:rtl w:val="0"/>
        </w:rPr>
        <w:t xml:space="preserve">e</w:t>
      </w:r>
      <w:r w:rsidDel="00000000" w:rsidR="00000000" w:rsidRPr="00000000">
        <w:rPr>
          <w:rFonts w:ascii="Cambria" w:cs="Cambria" w:eastAsia="Cambria" w:hAnsi="Cambria"/>
          <w:color w:val="0000ff"/>
          <w:sz w:val="24"/>
          <w:szCs w:val="24"/>
          <w:rtl w:val="0"/>
        </w:rPr>
        <w:t xml:space="preserve">”’</w:t>
      </w:r>
      <w:r w:rsidDel="00000000" w:rsidR="00000000" w:rsidRPr="00000000">
        <w:rPr>
          <w:rtl w:val="0"/>
        </w:rPr>
      </w:r>
    </w:p>
    <w:p w:rsidR="00000000" w:rsidDel="00000000" w:rsidP="00000000" w:rsidRDefault="00000000" w:rsidRPr="00000000" w14:paraId="000001C7">
      <w:pPr>
        <w:spacing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C8">
      <w:pPr>
        <w:spacing w:lin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C9">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C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434343"/>
          <w:sz w:val="24"/>
          <w:szCs w:val="24"/>
          <w:highlight w:val="green"/>
          <w:u w:val="single"/>
          <w:vertAlign w:val="baseline"/>
        </w:rPr>
      </w:pPr>
      <w:bookmarkStart w:colFirst="0" w:colLast="0" w:name="_heading=h.tyjcwt" w:id="17"/>
      <w:bookmarkEnd w:id="17"/>
      <w:r w:rsidDel="00000000" w:rsidR="00000000" w:rsidRPr="00000000">
        <w:rPr>
          <w:rFonts w:ascii="Cambria" w:cs="Cambria" w:eastAsia="Cambria" w:hAnsi="Cambria"/>
          <w:b w:val="1"/>
          <w:color w:val="434343"/>
          <w:sz w:val="24"/>
          <w:szCs w:val="24"/>
          <w:highlight w:val="green"/>
          <w:u w:val="single"/>
          <w:rtl w:val="0"/>
        </w:rPr>
        <w:t xml:space="preserve">[Involvement in children's schooling]</w:t>
      </w:r>
      <w:r w:rsidDel="00000000" w:rsidR="00000000" w:rsidRPr="00000000">
        <w:rPr>
          <w:rtl w:val="0"/>
        </w:rPr>
      </w:r>
    </w:p>
    <w:p w:rsidR="00000000" w:rsidDel="00000000" w:rsidP="00000000" w:rsidRDefault="00000000" w:rsidRPr="00000000" w14:paraId="000001CB">
      <w:pPr>
        <w:rPr/>
      </w:pPr>
      <w:r w:rsidDel="00000000" w:rsidR="00000000" w:rsidRPr="00000000">
        <w:rPr>
          <w:rFonts w:ascii="Cambria" w:cs="Cambria" w:eastAsia="Cambria" w:hAnsi="Cambria"/>
          <w:sz w:val="24"/>
          <w:szCs w:val="24"/>
          <w:highlight w:val="yellow"/>
          <w:rtl w:val="0"/>
        </w:rPr>
        <w:t xml:space="preserve">(Inspiré de : Parent-teacher Involvement Scale, Corrigan 2002) </w:t>
      </w:r>
      <w:r w:rsidDel="00000000" w:rsidR="00000000" w:rsidRPr="00000000">
        <w:rPr>
          <w:rtl w:val="0"/>
        </w:rPr>
      </w:r>
    </w:p>
    <w:p w:rsidR="00000000" w:rsidDel="00000000" w:rsidP="00000000" w:rsidRDefault="00000000" w:rsidRPr="00000000" w14:paraId="000001CC">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CD">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know that parents are often very busy and that it's sometimes difficult to find time for certain activities. In this section, we'd like to know if you've had the opportunity to take part in any school-related activities this school year.</w:t>
      </w:r>
    </w:p>
    <w:p w:rsidR="00000000" w:rsidDel="00000000" w:rsidP="00000000" w:rsidRDefault="00000000" w:rsidRPr="00000000" w14:paraId="000001CE">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CF">
      <w:pPr>
        <w:numPr>
          <w:ilvl w:val="0"/>
          <w:numId w:val="3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How often do you or your spouse/partner </w:t>
      </w:r>
      <w:r w:rsidDel="00000000" w:rsidR="00000000" w:rsidRPr="00000000">
        <w:rPr>
          <w:rFonts w:ascii="Cambria" w:cs="Cambria" w:eastAsia="Cambria" w:hAnsi="Cambria"/>
          <w:b w:val="1"/>
          <w:sz w:val="24"/>
          <w:szCs w:val="24"/>
          <w:rtl w:val="0"/>
        </w:rPr>
        <w:t xml:space="preserve">talk</w:t>
      </w:r>
      <w:r w:rsidDel="00000000" w:rsidR="00000000" w:rsidRPr="00000000">
        <w:rPr>
          <w:rFonts w:ascii="Cambria" w:cs="Cambria" w:eastAsia="Cambria" w:hAnsi="Cambria"/>
          <w:sz w:val="24"/>
          <w:szCs w:val="24"/>
          <w:rtl w:val="0"/>
        </w:rPr>
        <w:t xml:space="preserve"> with your children) about his or her experience in school?</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sz w:val="24"/>
          <w:szCs w:val="24"/>
          <w:highlight w:val="yellow"/>
          <w:rtl w:val="0"/>
        </w:rPr>
        <w:t xml:space="preserve">Portes</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1D0">
      <w:pPr>
        <w:numPr>
          <w:ilvl w:val="1"/>
          <w:numId w:val="33"/>
        </w:numPr>
        <w:spacing w:line="240" w:lineRule="auto"/>
        <w:ind w:left="144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Never</w:t>
      </w:r>
    </w:p>
    <w:p w:rsidR="00000000" w:rsidDel="00000000" w:rsidP="00000000" w:rsidRDefault="00000000" w:rsidRPr="00000000" w14:paraId="000001D1">
      <w:pPr>
        <w:numPr>
          <w:ilvl w:val="1"/>
          <w:numId w:val="33"/>
        </w:numPr>
        <w:spacing w:line="240" w:lineRule="auto"/>
        <w:ind w:left="144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Once a month</w:t>
      </w:r>
    </w:p>
    <w:p w:rsidR="00000000" w:rsidDel="00000000" w:rsidP="00000000" w:rsidRDefault="00000000" w:rsidRPr="00000000" w14:paraId="000001D2">
      <w:pPr>
        <w:numPr>
          <w:ilvl w:val="1"/>
          <w:numId w:val="33"/>
        </w:numPr>
        <w:spacing w:line="240" w:lineRule="auto"/>
        <w:ind w:left="144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Once every two weeks</w:t>
      </w:r>
    </w:p>
    <w:p w:rsidR="00000000" w:rsidDel="00000000" w:rsidP="00000000" w:rsidRDefault="00000000" w:rsidRPr="00000000" w14:paraId="000001D3">
      <w:pPr>
        <w:numPr>
          <w:ilvl w:val="1"/>
          <w:numId w:val="33"/>
        </w:numPr>
        <w:spacing w:line="240" w:lineRule="auto"/>
        <w:ind w:left="144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Once a week</w:t>
      </w:r>
    </w:p>
    <w:p w:rsidR="00000000" w:rsidDel="00000000" w:rsidP="00000000" w:rsidRDefault="00000000" w:rsidRPr="00000000" w14:paraId="000001D4">
      <w:pPr>
        <w:numPr>
          <w:ilvl w:val="1"/>
          <w:numId w:val="33"/>
        </w:numPr>
        <w:spacing w:line="240" w:lineRule="auto"/>
        <w:ind w:left="144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A few times a week</w:t>
      </w:r>
    </w:p>
    <w:p w:rsidR="00000000" w:rsidDel="00000000" w:rsidP="00000000" w:rsidRDefault="00000000" w:rsidRPr="00000000" w14:paraId="000001D5">
      <w:pPr>
        <w:numPr>
          <w:ilvl w:val="1"/>
          <w:numId w:val="33"/>
        </w:numPr>
        <w:spacing w:line="240" w:lineRule="auto"/>
        <w:ind w:left="144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Every day </w:t>
      </w:r>
    </w:p>
    <w:p w:rsidR="00000000" w:rsidDel="00000000" w:rsidP="00000000" w:rsidRDefault="00000000" w:rsidRPr="00000000" w14:paraId="000001D6">
      <w:pPr>
        <w:spacing w:line="240" w:lineRule="auto"/>
        <w:ind w:left="144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D7">
      <w:pPr>
        <w:numPr>
          <w:ilvl w:val="0"/>
          <w:numId w:val="3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How often do you or your </w:t>
      </w:r>
      <w:r w:rsidDel="00000000" w:rsidR="00000000" w:rsidRPr="00000000">
        <w:rPr>
          <w:rFonts w:ascii="Cambria" w:cs="Cambria" w:eastAsia="Cambria" w:hAnsi="Cambria"/>
          <w:sz w:val="24"/>
          <w:szCs w:val="24"/>
          <w:rtl w:val="0"/>
        </w:rPr>
        <w:t xml:space="preserve">partner supervise</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sz w:val="24"/>
          <w:szCs w:val="24"/>
          <w:rtl w:val="0"/>
        </w:rPr>
        <w:t xml:space="preserve">your child(ren) </w:t>
      </w:r>
      <w:r w:rsidDel="00000000" w:rsidR="00000000" w:rsidRPr="00000000">
        <w:rPr>
          <w:rFonts w:ascii="Cambria" w:cs="Cambria" w:eastAsia="Cambria" w:hAnsi="Cambria"/>
          <w:sz w:val="24"/>
          <w:szCs w:val="24"/>
          <w:rtl w:val="0"/>
        </w:rPr>
        <w:t xml:space="preserve">with his or her </w:t>
      </w:r>
      <w:r w:rsidDel="00000000" w:rsidR="00000000" w:rsidRPr="00000000">
        <w:rPr>
          <w:rFonts w:ascii="Cambria" w:cs="Cambria" w:eastAsia="Cambria" w:hAnsi="Cambria"/>
          <w:b w:val="1"/>
          <w:sz w:val="24"/>
          <w:szCs w:val="24"/>
          <w:rtl w:val="0"/>
        </w:rPr>
        <w:t xml:space="preserve">homework</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sz w:val="24"/>
          <w:szCs w:val="24"/>
          <w:highlight w:val="yellow"/>
          <w:rtl w:val="0"/>
        </w:rPr>
        <w:t xml:space="preserve">Portes - modifié</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1D8">
      <w:pPr>
        <w:numPr>
          <w:ilvl w:val="1"/>
          <w:numId w:val="33"/>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Never</w:t>
      </w:r>
    </w:p>
    <w:p w:rsidR="00000000" w:rsidDel="00000000" w:rsidP="00000000" w:rsidRDefault="00000000" w:rsidRPr="00000000" w14:paraId="000001D9">
      <w:pPr>
        <w:numPr>
          <w:ilvl w:val="1"/>
          <w:numId w:val="33"/>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Once a month</w:t>
      </w:r>
      <w:r w:rsidDel="00000000" w:rsidR="00000000" w:rsidRPr="00000000">
        <w:rPr>
          <w:rtl w:val="0"/>
        </w:rPr>
      </w:r>
    </w:p>
    <w:p w:rsidR="00000000" w:rsidDel="00000000" w:rsidP="00000000" w:rsidRDefault="00000000" w:rsidRPr="00000000" w14:paraId="000001DA">
      <w:pPr>
        <w:numPr>
          <w:ilvl w:val="1"/>
          <w:numId w:val="33"/>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Once every two weeks</w:t>
      </w:r>
    </w:p>
    <w:p w:rsidR="00000000" w:rsidDel="00000000" w:rsidP="00000000" w:rsidRDefault="00000000" w:rsidRPr="00000000" w14:paraId="000001DB">
      <w:pPr>
        <w:numPr>
          <w:ilvl w:val="1"/>
          <w:numId w:val="33"/>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Once a week</w:t>
      </w:r>
    </w:p>
    <w:p w:rsidR="00000000" w:rsidDel="00000000" w:rsidP="00000000" w:rsidRDefault="00000000" w:rsidRPr="00000000" w14:paraId="000001DC">
      <w:pPr>
        <w:numPr>
          <w:ilvl w:val="1"/>
          <w:numId w:val="33"/>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few times a week</w:t>
      </w:r>
    </w:p>
    <w:p w:rsidR="00000000" w:rsidDel="00000000" w:rsidP="00000000" w:rsidRDefault="00000000" w:rsidRPr="00000000" w14:paraId="000001DD">
      <w:pPr>
        <w:numPr>
          <w:ilvl w:val="1"/>
          <w:numId w:val="33"/>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Every day</w:t>
      </w:r>
      <w:r w:rsidDel="00000000" w:rsidR="00000000" w:rsidRPr="00000000">
        <w:rPr>
          <w:rtl w:val="0"/>
        </w:rPr>
      </w:r>
    </w:p>
    <w:p w:rsidR="00000000" w:rsidDel="00000000" w:rsidP="00000000" w:rsidRDefault="00000000" w:rsidRPr="00000000" w14:paraId="000001DE">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DF">
      <w:pPr>
        <w:numPr>
          <w:ilvl w:val="0"/>
          <w:numId w:val="3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 you, or your partner, do any of the following at your </w:t>
      </w:r>
      <w:r w:rsidDel="00000000" w:rsidR="00000000" w:rsidRPr="00000000">
        <w:rPr>
          <w:rFonts w:ascii="Cambria" w:cs="Cambria" w:eastAsia="Cambria" w:hAnsi="Cambria"/>
          <w:sz w:val="24"/>
          <w:szCs w:val="24"/>
          <w:rtl w:val="0"/>
        </w:rPr>
        <w:t xml:space="preserve">child(ren)'s</w:t>
      </w:r>
      <w:r w:rsidDel="00000000" w:rsidR="00000000" w:rsidRPr="00000000">
        <w:rPr>
          <w:rFonts w:ascii="Cambria" w:cs="Cambria" w:eastAsia="Cambria" w:hAnsi="Cambria"/>
          <w:sz w:val="24"/>
          <w:szCs w:val="24"/>
          <w:rtl w:val="0"/>
        </w:rPr>
        <w:t xml:space="preserve"> school?</w:t>
      </w:r>
    </w:p>
    <w:p w:rsidR="00000000" w:rsidDel="00000000" w:rsidP="00000000" w:rsidRDefault="00000000" w:rsidRPr="00000000" w14:paraId="000001E0">
      <w:pPr>
        <w:spacing w:line="240" w:lineRule="auto"/>
        <w:ind w:left="720" w:firstLine="0"/>
        <w:rPr>
          <w:rFonts w:ascii="Cambria" w:cs="Cambria" w:eastAsia="Cambria" w:hAnsi="Cambria"/>
          <w:color w:val="0432ff"/>
          <w:sz w:val="24"/>
          <w:szCs w:val="24"/>
        </w:rPr>
      </w:pPr>
      <w:r w:rsidDel="00000000" w:rsidR="00000000" w:rsidRPr="00000000">
        <w:rPr>
          <w:rFonts w:ascii="Cambria" w:cs="Cambria" w:eastAsia="Cambria" w:hAnsi="Cambria"/>
          <w:color w:val="0432ff"/>
          <w:sz w:val="24"/>
          <w:szCs w:val="24"/>
          <w:rtl w:val="0"/>
        </w:rPr>
        <w:t xml:space="preserve">-- Yes, no, not applicable</w:t>
      </w:r>
    </w:p>
    <w:p w:rsidR="00000000" w:rsidDel="00000000" w:rsidP="00000000" w:rsidRDefault="00000000" w:rsidRPr="00000000" w14:paraId="000001E1">
      <w:pPr>
        <w:numPr>
          <w:ilvl w:val="1"/>
          <w:numId w:val="33"/>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Volunteer at the</w:t>
      </w:r>
      <w:r w:rsidDel="00000000" w:rsidR="00000000" w:rsidRPr="00000000">
        <w:rPr>
          <w:rFonts w:ascii="Cambria" w:cs="Cambria" w:eastAsia="Cambria" w:hAnsi="Cambria"/>
          <w:sz w:val="24"/>
          <w:szCs w:val="24"/>
          <w:rtl w:val="0"/>
        </w:rPr>
        <w:t xml:space="preserve"> school</w:t>
      </w:r>
    </w:p>
    <w:p w:rsidR="00000000" w:rsidDel="00000000" w:rsidP="00000000" w:rsidRDefault="00000000" w:rsidRPr="00000000" w14:paraId="000001E2">
      <w:pPr>
        <w:numPr>
          <w:ilvl w:val="1"/>
          <w:numId w:val="33"/>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Attend a school field trip </w:t>
      </w:r>
    </w:p>
    <w:p w:rsidR="00000000" w:rsidDel="00000000" w:rsidP="00000000" w:rsidRDefault="00000000" w:rsidRPr="00000000" w14:paraId="000001E3">
      <w:pPr>
        <w:spacing w:line="240" w:lineRule="auto"/>
        <w:ind w:left="0" w:firstLine="0"/>
        <w:rPr>
          <w:rFonts w:ascii="Cambria" w:cs="Cambria" w:eastAsia="Cambria" w:hAnsi="Cambria"/>
          <w:sz w:val="24"/>
          <w:szCs w:val="24"/>
          <w:highlight w:val="magenta"/>
        </w:rPr>
      </w:pPr>
      <w:r w:rsidDel="00000000" w:rsidR="00000000" w:rsidRPr="00000000">
        <w:rPr>
          <w:rtl w:val="0"/>
        </w:rPr>
      </w:r>
    </w:p>
    <w:p w:rsidR="00000000" w:rsidDel="00000000" w:rsidP="00000000" w:rsidRDefault="00000000" w:rsidRPr="00000000" w14:paraId="000001E4">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E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color w:val="434343"/>
          <w:sz w:val="24"/>
          <w:szCs w:val="24"/>
          <w:highlight w:val="green"/>
          <w:u w:val="single"/>
        </w:rPr>
      </w:pPr>
      <w:bookmarkStart w:colFirst="0" w:colLast="0" w:name="_heading=h.3dy6vkm" w:id="18"/>
      <w:bookmarkEnd w:id="18"/>
      <w:r w:rsidDel="00000000" w:rsidR="00000000" w:rsidRPr="00000000">
        <w:rPr>
          <w:rFonts w:ascii="Cambria" w:cs="Cambria" w:eastAsia="Cambria" w:hAnsi="Cambria"/>
          <w:b w:val="1"/>
          <w:i w:val="0"/>
          <w:smallCaps w:val="0"/>
          <w:strike w:val="0"/>
          <w:color w:val="434343"/>
          <w:sz w:val="24"/>
          <w:szCs w:val="24"/>
          <w:highlight w:val="green"/>
          <w:u w:val="single"/>
          <w:vertAlign w:val="baseline"/>
          <w:rtl w:val="0"/>
        </w:rPr>
        <w:t xml:space="preserve">Perception </w:t>
      </w:r>
      <w:r w:rsidDel="00000000" w:rsidR="00000000" w:rsidRPr="00000000">
        <w:rPr>
          <w:rFonts w:ascii="Cambria" w:cs="Cambria" w:eastAsia="Cambria" w:hAnsi="Cambria"/>
          <w:b w:val="1"/>
          <w:color w:val="434343"/>
          <w:sz w:val="24"/>
          <w:szCs w:val="24"/>
          <w:highlight w:val="green"/>
          <w:u w:val="single"/>
          <w:rtl w:val="0"/>
        </w:rPr>
        <w:t xml:space="preserve">of school</w:t>
      </w:r>
    </w:p>
    <w:p w:rsidR="00000000" w:rsidDel="00000000" w:rsidP="00000000" w:rsidRDefault="00000000" w:rsidRPr="00000000" w14:paraId="000001E6">
      <w:pPr>
        <w:spacing w:line="240" w:lineRule="auto"/>
        <w:rPr>
          <w:rFonts w:ascii="Cambria" w:cs="Cambria" w:eastAsia="Cambria" w:hAnsi="Cambria"/>
          <w:b w:val="1"/>
          <w:color w:val="434343"/>
          <w:sz w:val="24"/>
          <w:szCs w:val="24"/>
          <w:u w:val="single"/>
        </w:rPr>
      </w:pPr>
      <w:r w:rsidDel="00000000" w:rsidR="00000000" w:rsidRPr="00000000">
        <w:rPr>
          <w:rFonts w:ascii="Cambria" w:cs="Cambria" w:eastAsia="Cambria" w:hAnsi="Cambria"/>
          <w:color w:val="0000ff"/>
          <w:sz w:val="24"/>
          <w:szCs w:val="24"/>
          <w:rtl w:val="0"/>
        </w:rPr>
        <w:t xml:space="preserve">[nouvelle page]</w:t>
      </w:r>
      <w:r w:rsidDel="00000000" w:rsidR="00000000" w:rsidRPr="00000000">
        <w:rPr>
          <w:rtl w:val="0"/>
        </w:rPr>
      </w:r>
    </w:p>
    <w:p w:rsidR="00000000" w:rsidDel="00000000" w:rsidP="00000000" w:rsidRDefault="00000000" w:rsidRPr="00000000" w14:paraId="000001E7">
      <w:pPr>
        <w:spacing w:line="240" w:lineRule="auto"/>
        <w:ind w:left="720" w:firstLine="0"/>
        <w:rPr>
          <w:rFonts w:ascii="Cambria" w:cs="Cambria" w:eastAsia="Cambria" w:hAnsi="Cambria"/>
          <w:color w:val="0000ff"/>
          <w:sz w:val="24"/>
          <w:szCs w:val="24"/>
        </w:rPr>
      </w:pPr>
      <w:r w:rsidDel="00000000" w:rsidR="00000000" w:rsidRPr="00000000">
        <w:rPr>
          <w:rtl w:val="0"/>
        </w:rPr>
      </w:r>
    </w:p>
    <w:p w:rsidR="00000000" w:rsidDel="00000000" w:rsidP="00000000" w:rsidRDefault="00000000" w:rsidRPr="00000000" w14:paraId="000001E8">
      <w:pPr>
        <w:numPr>
          <w:ilvl w:val="0"/>
          <w:numId w:val="3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color w:val="1f1f1f"/>
          <w:sz w:val="24"/>
          <w:szCs w:val="24"/>
          <w:rtl w:val="0"/>
        </w:rPr>
        <w:t xml:space="preserve">Indicate how much you agree or disagree with the following statements about your child(ren)’s</w:t>
      </w:r>
      <w:r w:rsidDel="00000000" w:rsidR="00000000" w:rsidRPr="00000000">
        <w:rPr>
          <w:rFonts w:ascii="Cambria" w:cs="Cambria" w:eastAsia="Cambria" w:hAnsi="Cambria"/>
          <w:b w:val="1"/>
          <w:color w:val="1f1f1f"/>
          <w:sz w:val="24"/>
          <w:szCs w:val="24"/>
          <w:rtl w:val="0"/>
        </w:rPr>
        <w:t xml:space="preserve"> school environment</w:t>
      </w:r>
      <w:r w:rsidDel="00000000" w:rsidR="00000000" w:rsidRPr="00000000">
        <w:rPr>
          <w:rFonts w:ascii="Cambria" w:cs="Cambria" w:eastAsia="Cambria" w:hAnsi="Cambria"/>
          <w:color w:val="1f1f1f"/>
          <w:sz w:val="24"/>
          <w:szCs w:val="24"/>
          <w:rtl w:val="0"/>
        </w:rPr>
        <w:t xml:space="preserve">.</w:t>
      </w:r>
    </w:p>
    <w:p w:rsidR="00000000" w:rsidDel="00000000" w:rsidP="00000000" w:rsidRDefault="00000000" w:rsidRPr="00000000" w14:paraId="000001E9">
      <w:pPr>
        <w:spacing w:line="240" w:lineRule="auto"/>
        <w:ind w:left="720" w:firstLine="0"/>
        <w:rPr>
          <w:rFonts w:ascii="Cambria" w:cs="Cambria" w:eastAsia="Cambria" w:hAnsi="Cambria"/>
          <w:sz w:val="24"/>
          <w:szCs w:val="24"/>
        </w:rPr>
      </w:pPr>
      <w:r w:rsidDel="00000000" w:rsidR="00000000" w:rsidRPr="00000000">
        <w:rPr>
          <w:rFonts w:ascii="Cambria" w:cs="Cambria" w:eastAsia="Cambria" w:hAnsi="Cambria"/>
          <w:color w:val="0000ff"/>
          <w:sz w:val="24"/>
          <w:szCs w:val="24"/>
          <w:rtl w:val="0"/>
        </w:rPr>
        <w:t xml:space="preserve">--échelle à 6 points : </w:t>
      </w:r>
      <w:r w:rsidDel="00000000" w:rsidR="00000000" w:rsidRPr="00000000">
        <w:rPr>
          <w:rFonts w:ascii="Cambria" w:cs="Cambria" w:eastAsia="Cambria" w:hAnsi="Cambria"/>
          <w:color w:val="0000ff"/>
          <w:sz w:val="24"/>
          <w:szCs w:val="24"/>
          <w:rtl w:val="0"/>
        </w:rPr>
        <w:t xml:space="preserve">“strongly disagree”,“mostly disagree”, “</w:t>
      </w:r>
      <w:r w:rsidDel="00000000" w:rsidR="00000000" w:rsidRPr="00000000">
        <w:rPr>
          <w:rFonts w:ascii="Cambria" w:cs="Cambria" w:eastAsia="Cambria" w:hAnsi="Cambria"/>
          <w:color w:val="0000ff"/>
          <w:sz w:val="24"/>
          <w:szCs w:val="24"/>
          <w:rtl w:val="0"/>
        </w:rPr>
        <w:t xml:space="preserve">slightly disagree</w:t>
      </w:r>
      <w:r w:rsidDel="00000000" w:rsidR="00000000" w:rsidRPr="00000000">
        <w:rPr>
          <w:rFonts w:ascii="Cambria" w:cs="Cambria" w:eastAsia="Cambria" w:hAnsi="Cambria"/>
          <w:color w:val="0000ff"/>
          <w:sz w:val="24"/>
          <w:szCs w:val="24"/>
          <w:rtl w:val="0"/>
        </w:rPr>
        <w:t xml:space="preserve">”,“slightly agree”, “mostly agree”, “strongly agree”</w:t>
      </w:r>
      <w:r w:rsidDel="00000000" w:rsidR="00000000" w:rsidRPr="00000000">
        <w:rPr>
          <w:rFonts w:ascii="Cambria" w:cs="Cambria" w:eastAsia="Cambria" w:hAnsi="Cambria"/>
          <w:color w:val="0000ff"/>
          <w:sz w:val="24"/>
          <w:szCs w:val="24"/>
          <w:rtl w:val="0"/>
        </w:rPr>
        <w:t xml:space="preserve">“</w:t>
      </w:r>
      <w:r w:rsidDel="00000000" w:rsidR="00000000" w:rsidRPr="00000000">
        <w:rPr>
          <w:rFonts w:ascii="Cambria" w:cs="Cambria" w:eastAsia="Cambria" w:hAnsi="Cambria"/>
          <w:sz w:val="24"/>
          <w:szCs w:val="24"/>
          <w:highlight w:val="yellow"/>
          <w:rtl w:val="0"/>
        </w:rPr>
        <w:t xml:space="preserve">(Hamilton et al., 2011 basé sur </w:t>
      </w:r>
      <w:r w:rsidDel="00000000" w:rsidR="00000000" w:rsidRPr="00000000">
        <w:rPr>
          <w:rFonts w:ascii="Roboto" w:cs="Roboto" w:eastAsia="Roboto" w:hAnsi="Roboto"/>
          <w:color w:val="444746"/>
          <w:sz w:val="21"/>
          <w:szCs w:val="21"/>
          <w:highlight w:val="yellow"/>
          <w:rtl w:val="0"/>
        </w:rPr>
        <w:t xml:space="preserve">National Longitudinal Survey of Children and Youth</w:t>
      </w:r>
      <w:r w:rsidDel="00000000" w:rsidR="00000000" w:rsidRPr="00000000">
        <w:rPr>
          <w:rFonts w:ascii="Roboto" w:cs="Roboto" w:eastAsia="Roboto" w:hAnsi="Roboto"/>
          <w:color w:val="444746"/>
          <w:sz w:val="21"/>
          <w:szCs w:val="21"/>
          <w:highlight w:val="white"/>
          <w:rtl w:val="0"/>
        </w:rPr>
        <w:t xml:space="preserve"> </w:t>
      </w:r>
      <w:r w:rsidDel="00000000" w:rsidR="00000000" w:rsidRPr="00000000">
        <w:rPr>
          <w:rFonts w:ascii="Cambria" w:cs="Cambria" w:eastAsia="Cambria" w:hAnsi="Cambria"/>
          <w:sz w:val="24"/>
          <w:szCs w:val="24"/>
          <w:highlight w:val="yellow"/>
          <w:rtl w:val="0"/>
        </w:rPr>
        <w:t xml:space="preserve">- adapté &amp; </w:t>
      </w:r>
      <w:r w:rsidDel="00000000" w:rsidR="00000000" w:rsidRPr="00000000">
        <w:rPr>
          <w:rFonts w:ascii="Cambria" w:cs="Cambria" w:eastAsia="Cambria" w:hAnsi="Cambria"/>
          <w:color w:val="a64d79"/>
          <w:sz w:val="24"/>
          <w:szCs w:val="24"/>
          <w:highlight w:val="yellow"/>
          <w:rtl w:val="0"/>
        </w:rPr>
        <w:t xml:space="preserve">VA - adapté des entrevues avec les intervenants scolaires</w:t>
      </w:r>
      <w:r w:rsidDel="00000000" w:rsidR="00000000" w:rsidRPr="00000000">
        <w:rPr>
          <w:rFonts w:ascii="Cambria" w:cs="Cambria" w:eastAsia="Cambria" w:hAnsi="Cambria"/>
          <w:sz w:val="24"/>
          <w:szCs w:val="24"/>
          <w:rtl w:val="0"/>
        </w:rPr>
        <w:t xml:space="preserve">)</w:t>
      </w:r>
      <w:r w:rsidDel="00000000" w:rsidR="00000000" w:rsidRPr="00000000">
        <w:rPr>
          <w:rtl w:val="0"/>
        </w:rPr>
      </w:r>
    </w:p>
    <w:p w:rsidR="00000000" w:rsidDel="00000000" w:rsidP="00000000" w:rsidRDefault="00000000" w:rsidRPr="00000000" w14:paraId="000001EA">
      <w:pPr>
        <w:numPr>
          <w:ilvl w:val="1"/>
          <w:numId w:val="33"/>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color w:val="1f1f1f"/>
          <w:sz w:val="24"/>
          <w:szCs w:val="24"/>
          <w:rtl w:val="0"/>
        </w:rPr>
        <w:t xml:space="preserve">The academic instruction is of high quality</w:t>
      </w:r>
      <w:r w:rsidDel="00000000" w:rsidR="00000000" w:rsidRPr="00000000">
        <w:rPr>
          <w:rtl w:val="0"/>
        </w:rPr>
      </w:r>
    </w:p>
    <w:p w:rsidR="00000000" w:rsidDel="00000000" w:rsidP="00000000" w:rsidRDefault="00000000" w:rsidRPr="00000000" w14:paraId="000001EB">
      <w:pPr>
        <w:numPr>
          <w:ilvl w:val="1"/>
          <w:numId w:val="33"/>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color w:val="1f1f1f"/>
          <w:sz w:val="24"/>
          <w:szCs w:val="24"/>
          <w:rtl w:val="0"/>
        </w:rPr>
        <w:t xml:space="preserve">There is not enough homework </w:t>
      </w:r>
      <w:r w:rsidDel="00000000" w:rsidR="00000000" w:rsidRPr="00000000">
        <w:rPr>
          <w:rtl w:val="0"/>
        </w:rPr>
      </w:r>
    </w:p>
    <w:p w:rsidR="00000000" w:rsidDel="00000000" w:rsidP="00000000" w:rsidRDefault="00000000" w:rsidRPr="00000000" w14:paraId="000001EC">
      <w:pPr>
        <w:numPr>
          <w:ilvl w:val="1"/>
          <w:numId w:val="33"/>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color w:val="1f1f1f"/>
          <w:sz w:val="24"/>
          <w:szCs w:val="24"/>
          <w:rtl w:val="0"/>
        </w:rPr>
        <w:t xml:space="preserve">The discipline is too strict at school.</w:t>
      </w:r>
      <w:r w:rsidDel="00000000" w:rsidR="00000000" w:rsidRPr="00000000">
        <w:rPr>
          <w:rtl w:val="0"/>
        </w:rPr>
      </w:r>
    </w:p>
    <w:p w:rsidR="00000000" w:rsidDel="00000000" w:rsidP="00000000" w:rsidRDefault="00000000" w:rsidRPr="00000000" w14:paraId="000001ED">
      <w:pPr>
        <w:numPr>
          <w:ilvl w:val="1"/>
          <w:numId w:val="33"/>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color w:val="1f1f1f"/>
          <w:sz w:val="24"/>
          <w:szCs w:val="24"/>
          <w:rtl w:val="0"/>
        </w:rPr>
        <w:t xml:space="preserve">I </w:t>
      </w:r>
      <w:r w:rsidDel="00000000" w:rsidR="00000000" w:rsidRPr="00000000">
        <w:rPr>
          <w:rFonts w:ascii="Cambria" w:cs="Cambria" w:eastAsia="Cambria" w:hAnsi="Cambria"/>
          <w:color w:val="1f1f1f"/>
          <w:sz w:val="24"/>
          <w:szCs w:val="24"/>
          <w:rtl w:val="0"/>
        </w:rPr>
        <w:t xml:space="preserve">identify with </w:t>
      </w:r>
      <w:r w:rsidDel="00000000" w:rsidR="00000000" w:rsidRPr="00000000">
        <w:rPr>
          <w:rFonts w:ascii="Cambria" w:cs="Cambria" w:eastAsia="Cambria" w:hAnsi="Cambria"/>
          <w:color w:val="1f1f1f"/>
          <w:sz w:val="24"/>
          <w:szCs w:val="24"/>
          <w:rtl w:val="0"/>
        </w:rPr>
        <w:t xml:space="preserve">the societal values conveyed by the school. </w:t>
      </w:r>
      <w:r w:rsidDel="00000000" w:rsidR="00000000" w:rsidRPr="00000000">
        <w:rPr>
          <w:rtl w:val="0"/>
        </w:rPr>
      </w:r>
    </w:p>
    <w:p w:rsidR="00000000" w:rsidDel="00000000" w:rsidP="00000000" w:rsidRDefault="00000000" w:rsidRPr="00000000" w14:paraId="000001EE">
      <w:pPr>
        <w:spacing w:line="240" w:lineRule="auto"/>
        <w:ind w:left="0" w:firstLine="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1EF">
      <w:pPr>
        <w:spacing w:line="240" w:lineRule="auto"/>
        <w:ind w:left="0" w:firstLine="0"/>
        <w:rPr>
          <w:rFonts w:ascii="Cambria" w:cs="Cambria" w:eastAsia="Cambria" w:hAnsi="Cambria"/>
          <w:b w:val="1"/>
          <w:sz w:val="24"/>
          <w:szCs w:val="24"/>
          <w:highlight w:val="green"/>
        </w:rPr>
      </w:pPr>
      <w:r w:rsidDel="00000000" w:rsidR="00000000" w:rsidRPr="00000000">
        <w:rPr>
          <w:rFonts w:ascii="Cambria" w:cs="Cambria" w:eastAsia="Cambria" w:hAnsi="Cambria"/>
          <w:b w:val="1"/>
          <w:sz w:val="24"/>
          <w:szCs w:val="24"/>
          <w:highlight w:val="green"/>
          <w:rtl w:val="0"/>
        </w:rPr>
        <w:t xml:space="preserve">[school as access point to resources &amp; source of information]</w:t>
      </w:r>
    </w:p>
    <w:p w:rsidR="00000000" w:rsidDel="00000000" w:rsidP="00000000" w:rsidRDefault="00000000" w:rsidRPr="00000000" w14:paraId="000001F0">
      <w:pPr>
        <w:spacing w:line="240" w:lineRule="auto"/>
        <w:ind w:left="0" w:firstLine="0"/>
        <w:rPr>
          <w:rFonts w:ascii="Cambria" w:cs="Cambria" w:eastAsia="Cambria" w:hAnsi="Cambria"/>
          <w:b w:val="1"/>
          <w:color w:val="0070c0"/>
          <w:sz w:val="24"/>
          <w:szCs w:val="24"/>
          <w:highlight w:val="white"/>
        </w:rPr>
      </w:pPr>
      <w:r w:rsidDel="00000000" w:rsidR="00000000" w:rsidRPr="00000000">
        <w:rPr>
          <w:rtl w:val="0"/>
        </w:rPr>
      </w:r>
    </w:p>
    <w:p w:rsidR="00000000" w:rsidDel="00000000" w:rsidP="00000000" w:rsidRDefault="00000000" w:rsidRPr="00000000" w14:paraId="000001F1">
      <w:pPr>
        <w:numPr>
          <w:ilvl w:val="0"/>
          <w:numId w:val="3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Is it the case that…</w:t>
      </w:r>
      <w:r w:rsidDel="00000000" w:rsidR="00000000" w:rsidRPr="00000000">
        <w:rPr>
          <w:rFonts w:ascii="Cambria" w:cs="Cambria" w:eastAsia="Cambria" w:hAnsi="Cambria"/>
          <w:sz w:val="24"/>
          <w:szCs w:val="24"/>
          <w:rtl w:val="0"/>
        </w:rPr>
        <w:t xml:space="preserve"> </w:t>
      </w:r>
      <w:r w:rsidDel="00000000" w:rsidR="00000000" w:rsidRPr="00000000">
        <w:rPr>
          <w:rtl w:val="0"/>
        </w:rPr>
      </w:r>
    </w:p>
    <w:p w:rsidR="00000000" w:rsidDel="00000000" w:rsidP="00000000" w:rsidRDefault="00000000" w:rsidRPr="00000000" w14:paraId="000001F2">
      <w:pPr>
        <w:numPr>
          <w:ilvl w:val="1"/>
          <w:numId w:val="33"/>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…your child(ren)’s</w:t>
      </w:r>
      <w:r w:rsidDel="00000000" w:rsidR="00000000" w:rsidRPr="00000000">
        <w:rPr>
          <w:rFonts w:ascii="Cambria" w:cs="Cambria" w:eastAsia="Cambria" w:hAnsi="Cambria"/>
          <w:sz w:val="24"/>
          <w:szCs w:val="24"/>
          <w:rtl w:val="0"/>
        </w:rPr>
        <w:t xml:space="preserve"> school gives you access to useful </w:t>
      </w:r>
      <w:r w:rsidDel="00000000" w:rsidR="00000000" w:rsidRPr="00000000">
        <w:rPr>
          <w:rFonts w:ascii="Cambria" w:cs="Cambria" w:eastAsia="Cambria" w:hAnsi="Cambria"/>
          <w:sz w:val="24"/>
          <w:szCs w:val="24"/>
          <w:rtl w:val="0"/>
        </w:rPr>
        <w:t xml:space="preserve">information</w:t>
      </w:r>
      <w:r w:rsidDel="00000000" w:rsidR="00000000" w:rsidRPr="00000000">
        <w:rPr>
          <w:rFonts w:ascii="Cambria" w:cs="Cambria" w:eastAsia="Cambria" w:hAnsi="Cambria"/>
          <w:sz w:val="24"/>
          <w:szCs w:val="24"/>
          <w:rtl w:val="0"/>
        </w:rPr>
        <w:t xml:space="preserve"> for your child(ren)’s development?</w:t>
      </w:r>
      <w:r w:rsidDel="00000000" w:rsidR="00000000" w:rsidRPr="00000000">
        <w:rPr>
          <w:rtl w:val="0"/>
        </w:rPr>
      </w:r>
    </w:p>
    <w:p w:rsidR="00000000" w:rsidDel="00000000" w:rsidP="00000000" w:rsidRDefault="00000000" w:rsidRPr="00000000" w14:paraId="000001F3">
      <w:pPr>
        <w:numPr>
          <w:ilvl w:val="1"/>
          <w:numId w:val="33"/>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w:t>
      </w:r>
      <w:r w:rsidDel="00000000" w:rsidR="00000000" w:rsidRPr="00000000">
        <w:rPr>
          <w:rFonts w:ascii="Cambria" w:cs="Cambria" w:eastAsia="Cambria" w:hAnsi="Cambria"/>
          <w:sz w:val="24"/>
          <w:szCs w:val="24"/>
          <w:rtl w:val="0"/>
        </w:rPr>
        <w:t xml:space="preserve">hrough the school, you have access to </w:t>
      </w:r>
      <w:r w:rsidDel="00000000" w:rsidR="00000000" w:rsidRPr="00000000">
        <w:rPr>
          <w:rFonts w:ascii="Cambria" w:cs="Cambria" w:eastAsia="Cambria" w:hAnsi="Cambria"/>
          <w:sz w:val="24"/>
          <w:szCs w:val="24"/>
          <w:rtl w:val="0"/>
        </w:rPr>
        <w:t xml:space="preserve">resources and social programs that are useful </w:t>
      </w:r>
      <w:r w:rsidDel="00000000" w:rsidR="00000000" w:rsidRPr="00000000">
        <w:rPr>
          <w:rFonts w:ascii="Cambria" w:cs="Cambria" w:eastAsia="Cambria" w:hAnsi="Cambria"/>
          <w:sz w:val="24"/>
          <w:szCs w:val="24"/>
          <w:rtl w:val="0"/>
        </w:rPr>
        <w:t xml:space="preserve">for your child(ren) or your family?</w:t>
      </w:r>
    </w:p>
    <w:p w:rsidR="00000000" w:rsidDel="00000000" w:rsidP="00000000" w:rsidRDefault="00000000" w:rsidRPr="00000000" w14:paraId="000001F4">
      <w:pPr>
        <w:numPr>
          <w:ilvl w:val="0"/>
          <w:numId w:val="25"/>
        </w:numPr>
        <w:spacing w:line="240" w:lineRule="auto"/>
        <w:ind w:left="216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Yes</w:t>
      </w:r>
    </w:p>
    <w:p w:rsidR="00000000" w:rsidDel="00000000" w:rsidP="00000000" w:rsidRDefault="00000000" w:rsidRPr="00000000" w14:paraId="000001F5">
      <w:pPr>
        <w:numPr>
          <w:ilvl w:val="0"/>
          <w:numId w:val="25"/>
        </w:numPr>
        <w:spacing w:line="240" w:lineRule="auto"/>
        <w:ind w:left="216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w:t>
      </w:r>
    </w:p>
    <w:p w:rsidR="00000000" w:rsidDel="00000000" w:rsidP="00000000" w:rsidRDefault="00000000" w:rsidRPr="00000000" w14:paraId="000001F6">
      <w:pPr>
        <w:numPr>
          <w:ilvl w:val="0"/>
          <w:numId w:val="25"/>
        </w:numPr>
        <w:spacing w:line="240" w:lineRule="auto"/>
        <w:ind w:left="216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don’t know</w:t>
      </w:r>
      <w:r w:rsidDel="00000000" w:rsidR="00000000" w:rsidRPr="00000000">
        <w:rPr>
          <w:rtl w:val="0"/>
        </w:rPr>
      </w:r>
    </w:p>
    <w:p w:rsidR="00000000" w:rsidDel="00000000" w:rsidP="00000000" w:rsidRDefault="00000000" w:rsidRPr="00000000" w14:paraId="000001F7">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F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434343"/>
          <w:sz w:val="24"/>
          <w:szCs w:val="24"/>
          <w:u w:val="none"/>
          <w:shd w:fill="auto" w:val="clear"/>
          <w:vertAlign w:val="baseline"/>
        </w:rPr>
      </w:pPr>
      <w:bookmarkStart w:colFirst="0" w:colLast="0" w:name="_heading=h.bgl70wyrpiuq" w:id="19"/>
      <w:bookmarkEnd w:id="19"/>
      <w:r w:rsidDel="00000000" w:rsidR="00000000" w:rsidRPr="00000000">
        <w:rPr>
          <w:rtl w:val="0"/>
        </w:rPr>
      </w:r>
    </w:p>
    <w:p w:rsidR="00000000" w:rsidDel="00000000" w:rsidP="00000000" w:rsidRDefault="00000000" w:rsidRPr="00000000" w14:paraId="000001F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4"/>
          <w:szCs w:val="24"/>
          <w:highlight w:val="green"/>
          <w:u w:val="none"/>
          <w:vertAlign w:val="baseline"/>
        </w:rPr>
      </w:pPr>
      <w:bookmarkStart w:colFirst="0" w:colLast="0" w:name="_heading=h.1t3h5sf" w:id="20"/>
      <w:bookmarkEnd w:id="20"/>
      <w:r w:rsidDel="00000000" w:rsidR="00000000" w:rsidRPr="00000000">
        <w:rPr>
          <w:rFonts w:ascii="Cambria" w:cs="Cambria" w:eastAsia="Cambria" w:hAnsi="Cambria"/>
          <w:b w:val="1"/>
          <w:sz w:val="24"/>
          <w:szCs w:val="24"/>
          <w:highlight w:val="green"/>
          <w:rtl w:val="0"/>
        </w:rPr>
        <w:t xml:space="preserve">[Children's experience of school]</w:t>
      </w: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numPr>
          <w:ilvl w:val="0"/>
          <w:numId w:val="49"/>
        </w:numPr>
        <w:spacing w:line="240" w:lineRule="auto"/>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In general, how satisfied are you with the following things in your child(ren)'s life?</w:t>
      </w:r>
      <w:r w:rsidDel="00000000" w:rsidR="00000000" w:rsidRPr="00000000">
        <w:rPr>
          <w:rFonts w:ascii="Cambria" w:cs="Cambria" w:eastAsia="Cambria" w:hAnsi="Cambria"/>
          <w:sz w:val="24"/>
          <w:szCs w:val="24"/>
          <w:highlight w:val="magenta"/>
          <w:rtl w:val="0"/>
        </w:rPr>
        <w:t xml:space="preserve"> </w:t>
      </w:r>
      <w:r w:rsidDel="00000000" w:rsidR="00000000" w:rsidRPr="00000000">
        <w:rPr>
          <w:rFonts w:ascii="Cambria" w:cs="Cambria" w:eastAsia="Cambria" w:hAnsi="Cambria"/>
          <w:color w:val="1f1f1f"/>
          <w:sz w:val="24"/>
          <w:szCs w:val="24"/>
          <w:rtl w:val="0"/>
        </w:rPr>
        <w:t xml:space="preserve">(</w:t>
      </w:r>
      <w:r w:rsidDel="00000000" w:rsidR="00000000" w:rsidRPr="00000000">
        <w:rPr>
          <w:rFonts w:ascii="Cambria" w:cs="Cambria" w:eastAsia="Cambria" w:hAnsi="Cambria"/>
          <w:color w:val="1f1f1f"/>
          <w:sz w:val="24"/>
          <w:szCs w:val="24"/>
          <w:highlight w:val="yellow"/>
          <w:rtl w:val="0"/>
        </w:rPr>
        <w:t xml:space="preserve">Portes</w:t>
      </w:r>
      <w:r w:rsidDel="00000000" w:rsidR="00000000" w:rsidRPr="00000000">
        <w:rPr>
          <w:rFonts w:ascii="Cambria" w:cs="Cambria" w:eastAsia="Cambria" w:hAnsi="Cambria"/>
          <w:color w:val="1f1f1f"/>
          <w:sz w:val="24"/>
          <w:szCs w:val="24"/>
          <w:rtl w:val="0"/>
        </w:rPr>
        <w:t xml:space="preserve">)&amp;(</w:t>
      </w:r>
      <w:r w:rsidDel="00000000" w:rsidR="00000000" w:rsidRPr="00000000">
        <w:rPr>
          <w:rFonts w:ascii="Cambria" w:cs="Cambria" w:eastAsia="Cambria" w:hAnsi="Cambria"/>
          <w:color w:val="a64d79"/>
          <w:sz w:val="24"/>
          <w:szCs w:val="24"/>
          <w:highlight w:val="yellow"/>
          <w:rtl w:val="0"/>
        </w:rPr>
        <w:t xml:space="preserve">VA - adapté des entrevues avec les intervenants scolaires</w:t>
      </w:r>
      <w:r w:rsidDel="00000000" w:rsidR="00000000" w:rsidRPr="00000000">
        <w:rPr>
          <w:rFonts w:ascii="Cambria" w:cs="Cambria" w:eastAsia="Cambria" w:hAnsi="Cambria"/>
          <w:color w:val="1f1f1f"/>
          <w:sz w:val="24"/>
          <w:szCs w:val="24"/>
          <w:rtl w:val="0"/>
        </w:rPr>
        <w:t xml:space="preserve">)</w:t>
      </w:r>
      <w:r w:rsidDel="00000000" w:rsidR="00000000" w:rsidRPr="00000000">
        <w:rPr>
          <w:rtl w:val="0"/>
        </w:rPr>
      </w:r>
    </w:p>
    <w:p w:rsidR="00000000" w:rsidDel="00000000" w:rsidP="00000000" w:rsidRDefault="00000000" w:rsidRPr="00000000" w14:paraId="000001FC">
      <w:pPr>
        <w:spacing w:line="240" w:lineRule="auto"/>
        <w:ind w:left="720" w:firstLine="0"/>
        <w:rPr>
          <w:rFonts w:ascii="Cambria" w:cs="Cambria" w:eastAsia="Cambria" w:hAnsi="Cambria"/>
          <w:color w:val="1f1f1f"/>
          <w:sz w:val="24"/>
          <w:szCs w:val="24"/>
        </w:rPr>
      </w:pPr>
      <w:r w:rsidDel="00000000" w:rsidR="00000000" w:rsidRPr="00000000">
        <w:rPr>
          <w:rFonts w:ascii="Cambria" w:cs="Cambria" w:eastAsia="Cambria" w:hAnsi="Cambria"/>
          <w:color w:val="0000ff"/>
          <w:sz w:val="24"/>
          <w:szCs w:val="24"/>
          <w:rtl w:val="0"/>
        </w:rPr>
        <w:t xml:space="preserve">--</w:t>
      </w:r>
      <w:r w:rsidDel="00000000" w:rsidR="00000000" w:rsidRPr="00000000">
        <w:rPr>
          <w:rFonts w:ascii="Cambria" w:cs="Cambria" w:eastAsia="Cambria" w:hAnsi="Cambria"/>
          <w:color w:val="0000ff"/>
          <w:sz w:val="24"/>
          <w:szCs w:val="24"/>
          <w:rtl w:val="0"/>
        </w:rPr>
        <w:t xml:space="preserve">-échelle 0 à 10 point de </w:t>
      </w:r>
      <w:r w:rsidDel="00000000" w:rsidR="00000000" w:rsidRPr="00000000">
        <w:rPr>
          <w:rFonts w:ascii="Cambria" w:cs="Cambria" w:eastAsia="Cambria" w:hAnsi="Cambria"/>
          <w:color w:val="0000ff"/>
          <w:sz w:val="24"/>
          <w:szCs w:val="24"/>
          <w:rtl w:val="0"/>
        </w:rPr>
        <w:t xml:space="preserve">“very dissatisfied” to “very satisfied”</w:t>
      </w:r>
      <w:r w:rsidDel="00000000" w:rsidR="00000000" w:rsidRPr="00000000">
        <w:rPr>
          <w:rtl w:val="0"/>
        </w:rPr>
      </w:r>
    </w:p>
    <w:p w:rsidR="00000000" w:rsidDel="00000000" w:rsidP="00000000" w:rsidRDefault="00000000" w:rsidRPr="00000000" w14:paraId="000001FD">
      <w:pPr>
        <w:numPr>
          <w:ilvl w:val="0"/>
          <w:numId w:val="50"/>
        </w:numPr>
        <w:spacing w:line="240" w:lineRule="auto"/>
        <w:ind w:left="720" w:hanging="360"/>
        <w:rPr>
          <w:rFonts w:ascii="Cambria" w:cs="Cambria" w:eastAsia="Cambria" w:hAnsi="Cambria"/>
          <w:color w:val="1f1f1f"/>
          <w:sz w:val="24"/>
          <w:szCs w:val="24"/>
          <w:u w:val="none"/>
        </w:rPr>
      </w:pPr>
      <w:r w:rsidDel="00000000" w:rsidR="00000000" w:rsidRPr="00000000">
        <w:rPr>
          <w:rFonts w:ascii="Cambria" w:cs="Cambria" w:eastAsia="Cambria" w:hAnsi="Cambria"/>
          <w:color w:val="1f1f1f"/>
          <w:sz w:val="24"/>
          <w:szCs w:val="24"/>
          <w:rtl w:val="0"/>
        </w:rPr>
        <w:t xml:space="preserve">your children’s </w:t>
      </w:r>
      <w:r w:rsidDel="00000000" w:rsidR="00000000" w:rsidRPr="00000000">
        <w:rPr>
          <w:rFonts w:ascii="Cambria" w:cs="Cambria" w:eastAsia="Cambria" w:hAnsi="Cambria"/>
          <w:b w:val="1"/>
          <w:color w:val="1f1f1f"/>
          <w:sz w:val="24"/>
          <w:szCs w:val="24"/>
          <w:rtl w:val="0"/>
        </w:rPr>
        <w:t xml:space="preserve">social development</w:t>
      </w:r>
      <w:r w:rsidDel="00000000" w:rsidR="00000000" w:rsidRPr="00000000">
        <w:rPr>
          <w:rFonts w:ascii="Cambria" w:cs="Cambria" w:eastAsia="Cambria" w:hAnsi="Cambria"/>
          <w:color w:val="1f1f1f"/>
          <w:sz w:val="24"/>
          <w:szCs w:val="24"/>
          <w:rtl w:val="0"/>
        </w:rPr>
        <w:t xml:space="preserve"> so far </w:t>
      </w:r>
      <w:r w:rsidDel="00000000" w:rsidR="00000000" w:rsidRPr="00000000">
        <w:rPr>
          <w:rtl w:val="0"/>
        </w:rPr>
      </w:r>
    </w:p>
    <w:p w:rsidR="00000000" w:rsidDel="00000000" w:rsidP="00000000" w:rsidRDefault="00000000" w:rsidRPr="00000000" w14:paraId="000001FE">
      <w:pPr>
        <w:numPr>
          <w:ilvl w:val="0"/>
          <w:numId w:val="50"/>
        </w:numPr>
        <w:spacing w:line="240" w:lineRule="auto"/>
        <w:ind w:left="720" w:hanging="360"/>
        <w:rPr>
          <w:rFonts w:ascii="Cambria" w:cs="Cambria" w:eastAsia="Cambria" w:hAnsi="Cambria"/>
          <w:color w:val="1f1f1f"/>
          <w:sz w:val="24"/>
          <w:szCs w:val="24"/>
          <w:u w:val="none"/>
        </w:rPr>
      </w:pPr>
      <w:r w:rsidDel="00000000" w:rsidR="00000000" w:rsidRPr="00000000">
        <w:rPr>
          <w:rFonts w:ascii="Cambria" w:cs="Cambria" w:eastAsia="Cambria" w:hAnsi="Cambria"/>
          <w:b w:val="1"/>
          <w:color w:val="1f1f1f"/>
          <w:sz w:val="24"/>
          <w:szCs w:val="24"/>
          <w:rtl w:val="0"/>
        </w:rPr>
        <w:t xml:space="preserve">the education </w:t>
      </w:r>
      <w:r w:rsidDel="00000000" w:rsidR="00000000" w:rsidRPr="00000000">
        <w:rPr>
          <w:rFonts w:ascii="Cambria" w:cs="Cambria" w:eastAsia="Cambria" w:hAnsi="Cambria"/>
          <w:color w:val="1f1f1f"/>
          <w:sz w:val="24"/>
          <w:szCs w:val="24"/>
          <w:rtl w:val="0"/>
        </w:rPr>
        <w:t xml:space="preserve">your children have received so far</w:t>
      </w:r>
      <w:r w:rsidDel="00000000" w:rsidR="00000000" w:rsidRPr="00000000">
        <w:rPr>
          <w:rFonts w:ascii="Cambria" w:cs="Cambria" w:eastAsia="Cambria" w:hAnsi="Cambria"/>
          <w:b w:val="1"/>
          <w:color w:val="1f1f1f"/>
          <w:sz w:val="24"/>
          <w:szCs w:val="24"/>
          <w:rtl w:val="0"/>
        </w:rPr>
        <w:t xml:space="preserve"> </w:t>
      </w:r>
      <w:r w:rsidDel="00000000" w:rsidR="00000000" w:rsidRPr="00000000">
        <w:rPr>
          <w:rtl w:val="0"/>
        </w:rPr>
      </w:r>
    </w:p>
    <w:p w:rsidR="00000000" w:rsidDel="00000000" w:rsidP="00000000" w:rsidRDefault="00000000" w:rsidRPr="00000000" w14:paraId="000001FF">
      <w:pPr>
        <w:numPr>
          <w:ilvl w:val="0"/>
          <w:numId w:val="50"/>
        </w:numPr>
        <w:spacing w:line="240" w:lineRule="auto"/>
        <w:ind w:left="720" w:hanging="360"/>
        <w:rPr>
          <w:rFonts w:ascii="Cambria" w:cs="Cambria" w:eastAsia="Cambria" w:hAnsi="Cambria"/>
          <w:color w:val="1f1f1f"/>
          <w:sz w:val="24"/>
          <w:szCs w:val="24"/>
          <w:u w:val="none"/>
        </w:rPr>
      </w:pPr>
      <w:r w:rsidDel="00000000" w:rsidR="00000000" w:rsidRPr="00000000">
        <w:rPr>
          <w:rFonts w:ascii="Cambria" w:cs="Cambria" w:eastAsia="Cambria" w:hAnsi="Cambria"/>
          <w:color w:val="1f1f1f"/>
          <w:sz w:val="24"/>
          <w:szCs w:val="24"/>
          <w:rtl w:val="0"/>
        </w:rPr>
        <w:t xml:space="preserve">your children's </w:t>
      </w:r>
      <w:r w:rsidDel="00000000" w:rsidR="00000000" w:rsidRPr="00000000">
        <w:rPr>
          <w:rFonts w:ascii="Cambria" w:cs="Cambria" w:eastAsia="Cambria" w:hAnsi="Cambria"/>
          <w:b w:val="1"/>
          <w:color w:val="1f1f1f"/>
          <w:sz w:val="24"/>
          <w:szCs w:val="24"/>
          <w:rtl w:val="0"/>
        </w:rPr>
        <w:t xml:space="preserve">learning of French</w:t>
      </w:r>
      <w:r w:rsidDel="00000000" w:rsidR="00000000" w:rsidRPr="00000000">
        <w:rPr>
          <w:rFonts w:ascii="Cambria" w:cs="Cambria" w:eastAsia="Cambria" w:hAnsi="Cambria"/>
          <w:color w:val="1f1f1f"/>
          <w:sz w:val="24"/>
          <w:szCs w:val="24"/>
          <w:rtl w:val="0"/>
        </w:rPr>
        <w:t xml:space="preserve"> so far </w:t>
      </w:r>
      <w:r w:rsidDel="00000000" w:rsidR="00000000" w:rsidRPr="00000000">
        <w:rPr>
          <w:rtl w:val="0"/>
        </w:rPr>
      </w:r>
    </w:p>
    <w:p w:rsidR="00000000" w:rsidDel="00000000" w:rsidP="00000000" w:rsidRDefault="00000000" w:rsidRPr="00000000" w14:paraId="00000200">
      <w:pPr>
        <w:spacing w:line="240" w:lineRule="auto"/>
        <w:ind w:left="720" w:firstLine="0"/>
        <w:rPr>
          <w:rFonts w:ascii="Cambria" w:cs="Cambria" w:eastAsia="Cambria" w:hAnsi="Cambria"/>
          <w:color w:val="0000ff"/>
          <w:sz w:val="24"/>
          <w:szCs w:val="24"/>
        </w:rPr>
      </w:pPr>
      <w:r w:rsidDel="00000000" w:rsidR="00000000" w:rsidRPr="00000000">
        <w:rPr>
          <w:rtl w:val="0"/>
        </w:rPr>
      </w:r>
    </w:p>
    <w:p w:rsidR="00000000" w:rsidDel="00000000" w:rsidP="00000000" w:rsidRDefault="00000000" w:rsidRPr="00000000" w14:paraId="00000201">
      <w:pPr>
        <w:spacing w:line="240" w:lineRule="auto"/>
        <w:ind w:left="0" w:firstLine="0"/>
        <w:rPr>
          <w:rFonts w:ascii="Cambria" w:cs="Cambria" w:eastAsia="Cambria" w:hAnsi="Cambria"/>
          <w:color w:val="0000ff"/>
          <w:sz w:val="24"/>
          <w:szCs w:val="24"/>
        </w:rPr>
      </w:pPr>
      <w:r w:rsidDel="00000000" w:rsidR="00000000" w:rsidRPr="00000000">
        <w:rPr>
          <w:rFonts w:ascii="Cambria" w:cs="Cambria" w:eastAsia="Cambria" w:hAnsi="Cambria"/>
          <w:color w:val="0000ff"/>
          <w:sz w:val="24"/>
          <w:szCs w:val="24"/>
          <w:rtl w:val="0"/>
        </w:rPr>
        <w:t xml:space="preserve">[nouvelle page]</w:t>
      </w:r>
    </w:p>
    <w:p w:rsidR="00000000" w:rsidDel="00000000" w:rsidP="00000000" w:rsidRDefault="00000000" w:rsidRPr="00000000" w14:paraId="00000202">
      <w:pPr>
        <w:spacing w:line="240" w:lineRule="auto"/>
        <w:ind w:left="0" w:firstLine="0"/>
        <w:rPr>
          <w:rFonts w:ascii="Cambria" w:cs="Cambria" w:eastAsia="Cambria" w:hAnsi="Cambria"/>
          <w:color w:val="0000ff"/>
          <w:sz w:val="24"/>
          <w:szCs w:val="24"/>
        </w:rPr>
      </w:pPr>
      <w:r w:rsidDel="00000000" w:rsidR="00000000" w:rsidRPr="00000000">
        <w:rPr>
          <w:rtl w:val="0"/>
        </w:rPr>
      </w:r>
    </w:p>
    <w:p w:rsidR="00000000" w:rsidDel="00000000" w:rsidP="00000000" w:rsidRDefault="00000000" w:rsidRPr="00000000" w14:paraId="00000203">
      <w:pPr>
        <w:spacing w:line="24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general, since September 2023, what has your child(ren)'s experience been like at school?</w:t>
      </w:r>
    </w:p>
    <w:p w:rsidR="00000000" w:rsidDel="00000000" w:rsidP="00000000" w:rsidRDefault="00000000" w:rsidRPr="00000000" w14:paraId="00000204">
      <w:pPr>
        <w:spacing w:lin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05">
      <w:pPr>
        <w:numPr>
          <w:ilvl w:val="0"/>
          <w:numId w:val="28"/>
        </w:numPr>
        <w:spacing w:line="240" w:lineRule="auto"/>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Tell us how much you agree or disagree with the following statements regarding your </w:t>
      </w:r>
      <w:r w:rsidDel="00000000" w:rsidR="00000000" w:rsidRPr="00000000">
        <w:rPr>
          <w:rFonts w:ascii="Cambria" w:cs="Cambria" w:eastAsia="Cambria" w:hAnsi="Cambria"/>
          <w:sz w:val="24"/>
          <w:szCs w:val="24"/>
          <w:highlight w:val="cyan"/>
          <w:rtl w:val="0"/>
        </w:rPr>
        <w:t xml:space="preserve">child or your children</w:t>
      </w:r>
      <w:r w:rsidDel="00000000" w:rsidR="00000000" w:rsidRPr="00000000">
        <w:rPr>
          <w:rFonts w:ascii="Cambria" w:cs="Cambria" w:eastAsia="Cambria" w:hAnsi="Cambria"/>
          <w:sz w:val="24"/>
          <w:szCs w:val="24"/>
          <w:rtl w:val="0"/>
        </w:rPr>
        <w:t xml:space="preserve">. </w:t>
        <w:br w:type="textWrapping"/>
      </w:r>
      <w:r w:rsidDel="00000000" w:rsidR="00000000" w:rsidRPr="00000000">
        <w:rPr>
          <w:rFonts w:ascii="Cambria" w:cs="Cambria" w:eastAsia="Cambria" w:hAnsi="Cambria"/>
          <w:color w:val="0000ff"/>
          <w:sz w:val="24"/>
          <w:szCs w:val="24"/>
          <w:rtl w:val="0"/>
        </w:rPr>
        <w:t xml:space="preserve">--</w:t>
      </w:r>
      <w:r w:rsidDel="00000000" w:rsidR="00000000" w:rsidRPr="00000000">
        <w:rPr>
          <w:rFonts w:ascii="Cambria" w:cs="Cambria" w:eastAsia="Cambria" w:hAnsi="Cambria"/>
          <w:color w:val="0000ff"/>
          <w:sz w:val="24"/>
          <w:szCs w:val="24"/>
          <w:rtl w:val="0"/>
        </w:rPr>
        <w:t xml:space="preserve">échelle à 6 points :  </w:t>
      </w:r>
      <w:r w:rsidDel="00000000" w:rsidR="00000000" w:rsidRPr="00000000">
        <w:rPr>
          <w:rFonts w:ascii="Cambria" w:cs="Cambria" w:eastAsia="Cambria" w:hAnsi="Cambria"/>
          <w:color w:val="0000ff"/>
          <w:sz w:val="24"/>
          <w:szCs w:val="24"/>
          <w:rtl w:val="0"/>
        </w:rPr>
        <w:t xml:space="preserve">“strongly disagree”,“mostly disagree”, “slightly disagree”,“slightly agree”, “mostly agree”, “strongly agree” + “I don’t know”</w:t>
      </w:r>
      <w:r w:rsidDel="00000000" w:rsidR="00000000" w:rsidRPr="00000000">
        <w:rPr>
          <w:rtl w:val="0"/>
        </w:rPr>
      </w:r>
    </w:p>
    <w:p w:rsidR="00000000" w:rsidDel="00000000" w:rsidP="00000000" w:rsidRDefault="00000000" w:rsidRPr="00000000" w14:paraId="00000206">
      <w:pPr>
        <w:numPr>
          <w:ilvl w:val="1"/>
          <w:numId w:val="28"/>
        </w:numPr>
        <w:spacing w:line="240" w:lineRule="auto"/>
        <w:ind w:left="1440" w:hanging="360"/>
        <w:rPr>
          <w:rFonts w:ascii="Cambria" w:cs="Cambria" w:eastAsia="Cambria" w:hAnsi="Cambria"/>
          <w:sz w:val="24"/>
          <w:szCs w:val="24"/>
          <w:highlight w:val="cyan"/>
        </w:rPr>
      </w:pPr>
      <w:r w:rsidDel="00000000" w:rsidR="00000000" w:rsidRPr="00000000">
        <w:rPr>
          <w:rFonts w:ascii="Cambria" w:cs="Cambria" w:eastAsia="Cambria" w:hAnsi="Cambria"/>
          <w:sz w:val="24"/>
          <w:szCs w:val="24"/>
          <w:highlight w:val="cyan"/>
          <w:rtl w:val="0"/>
        </w:rPr>
        <w:t xml:space="preserve">My child / my children are happy at school. </w:t>
      </w:r>
      <w:r w:rsidDel="00000000" w:rsidR="00000000" w:rsidRPr="00000000">
        <w:rPr>
          <w:rtl w:val="0"/>
        </w:rPr>
      </w:r>
    </w:p>
    <w:p w:rsidR="00000000" w:rsidDel="00000000" w:rsidP="00000000" w:rsidRDefault="00000000" w:rsidRPr="00000000" w14:paraId="00000207">
      <w:pPr>
        <w:numPr>
          <w:ilvl w:val="1"/>
          <w:numId w:val="28"/>
        </w:numPr>
        <w:spacing w:line="240" w:lineRule="auto"/>
        <w:ind w:left="1440" w:hanging="360"/>
        <w:rPr>
          <w:rFonts w:ascii="Cambria" w:cs="Cambria" w:eastAsia="Cambria" w:hAnsi="Cambria"/>
          <w:sz w:val="24"/>
          <w:szCs w:val="24"/>
          <w:highlight w:val="cyan"/>
        </w:rPr>
      </w:pPr>
      <w:r w:rsidDel="00000000" w:rsidR="00000000" w:rsidRPr="00000000">
        <w:rPr>
          <w:rFonts w:ascii="Cambria" w:cs="Cambria" w:eastAsia="Cambria" w:hAnsi="Cambria"/>
          <w:sz w:val="24"/>
          <w:szCs w:val="24"/>
          <w:highlight w:val="cyan"/>
          <w:rtl w:val="0"/>
        </w:rPr>
        <w:t xml:space="preserve">My child / my children have friends at school. </w:t>
      </w:r>
      <w:r w:rsidDel="00000000" w:rsidR="00000000" w:rsidRPr="00000000">
        <w:rPr>
          <w:rtl w:val="0"/>
        </w:rPr>
      </w:r>
    </w:p>
    <w:p w:rsidR="00000000" w:rsidDel="00000000" w:rsidP="00000000" w:rsidRDefault="00000000" w:rsidRPr="00000000" w14:paraId="00000208">
      <w:pPr>
        <w:numPr>
          <w:ilvl w:val="1"/>
          <w:numId w:val="28"/>
        </w:numPr>
        <w:spacing w:line="240" w:lineRule="auto"/>
        <w:ind w:left="1440" w:hanging="360"/>
        <w:rPr>
          <w:rFonts w:ascii="Cambria" w:cs="Cambria" w:eastAsia="Cambria" w:hAnsi="Cambria"/>
          <w:sz w:val="24"/>
          <w:szCs w:val="24"/>
          <w:highlight w:val="cyan"/>
        </w:rPr>
      </w:pPr>
      <w:r w:rsidDel="00000000" w:rsidR="00000000" w:rsidRPr="00000000">
        <w:rPr>
          <w:rFonts w:ascii="Cambria" w:cs="Cambria" w:eastAsia="Cambria" w:hAnsi="Cambria"/>
          <w:sz w:val="24"/>
          <w:szCs w:val="24"/>
          <w:highlight w:val="cyan"/>
          <w:rtl w:val="0"/>
        </w:rPr>
        <w:t xml:space="preserve">My child / my children get along well with school staff (teachers, daycare workers, etc.)</w:t>
      </w:r>
      <w:r w:rsidDel="00000000" w:rsidR="00000000" w:rsidRPr="00000000">
        <w:rPr>
          <w:rtl w:val="0"/>
        </w:rPr>
      </w:r>
    </w:p>
    <w:p w:rsidR="00000000" w:rsidDel="00000000" w:rsidP="00000000" w:rsidRDefault="00000000" w:rsidRPr="00000000" w14:paraId="00000209">
      <w:pPr>
        <w:numPr>
          <w:ilvl w:val="1"/>
          <w:numId w:val="28"/>
        </w:numPr>
        <w:spacing w:line="240" w:lineRule="auto"/>
        <w:ind w:left="1440" w:hanging="360"/>
        <w:rPr>
          <w:rFonts w:ascii="Cambria" w:cs="Cambria" w:eastAsia="Cambria" w:hAnsi="Cambria"/>
          <w:sz w:val="24"/>
          <w:szCs w:val="24"/>
          <w:highlight w:val="cyan"/>
        </w:rPr>
      </w:pPr>
      <w:r w:rsidDel="00000000" w:rsidR="00000000" w:rsidRPr="00000000">
        <w:rPr>
          <w:rFonts w:ascii="Cambria" w:cs="Cambria" w:eastAsia="Cambria" w:hAnsi="Cambria"/>
          <w:sz w:val="24"/>
          <w:szCs w:val="24"/>
          <w:highlight w:val="cyan"/>
          <w:rtl w:val="0"/>
        </w:rPr>
        <w:t xml:space="preserve">My child / my children have satisfactory grades in school.</w:t>
      </w:r>
      <w:r w:rsidDel="00000000" w:rsidR="00000000" w:rsidRPr="00000000">
        <w:rPr>
          <w:rtl w:val="0"/>
        </w:rPr>
      </w:r>
    </w:p>
    <w:p w:rsidR="00000000" w:rsidDel="00000000" w:rsidP="00000000" w:rsidRDefault="00000000" w:rsidRPr="00000000" w14:paraId="0000020A">
      <w:pPr>
        <w:spacing w:line="240" w:lineRule="auto"/>
        <w:ind w:left="144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0B">
      <w:pPr>
        <w:numPr>
          <w:ilvl w:val="0"/>
          <w:numId w:val="28"/>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Since the month of September, </w:t>
      </w:r>
      <w:r w:rsidDel="00000000" w:rsidR="00000000" w:rsidRPr="00000000">
        <w:rPr>
          <w:rFonts w:ascii="Cambria" w:cs="Cambria" w:eastAsia="Cambria" w:hAnsi="Cambria"/>
          <w:sz w:val="24"/>
          <w:szCs w:val="24"/>
          <w:highlight w:val="cyan"/>
          <w:rtl w:val="0"/>
        </w:rPr>
        <w:t xml:space="preserve">has</w:t>
      </w:r>
      <w:r w:rsidDel="00000000" w:rsidR="00000000" w:rsidRPr="00000000">
        <w:rPr>
          <w:rFonts w:ascii="Cambria" w:cs="Cambria" w:eastAsia="Cambria" w:hAnsi="Cambria"/>
          <w:sz w:val="24"/>
          <w:szCs w:val="24"/>
          <w:highlight w:val="cyan"/>
          <w:rtl w:val="0"/>
        </w:rPr>
        <w:t xml:space="preserve"> your child or children  had </w:t>
      </w:r>
      <w:r w:rsidDel="00000000" w:rsidR="00000000" w:rsidRPr="00000000">
        <w:rPr>
          <w:rFonts w:ascii="Cambria" w:cs="Cambria" w:eastAsia="Cambria" w:hAnsi="Cambria"/>
          <w:b w:val="1"/>
          <w:sz w:val="24"/>
          <w:szCs w:val="24"/>
          <w:rtl w:val="0"/>
        </w:rPr>
        <w:t xml:space="preserve">discriminatory experiences</w:t>
      </w:r>
      <w:r w:rsidDel="00000000" w:rsidR="00000000" w:rsidRPr="00000000">
        <w:rPr>
          <w:rFonts w:ascii="Cambria" w:cs="Cambria" w:eastAsia="Cambria" w:hAnsi="Cambria"/>
          <w:sz w:val="24"/>
          <w:szCs w:val="24"/>
          <w:rtl w:val="0"/>
        </w:rPr>
        <w:t xml:space="preserve"> related to their origin (ethnic, cultural or national), their language, their accent, or their religion?</w:t>
      </w:r>
      <w:r w:rsidDel="00000000" w:rsidR="00000000" w:rsidRPr="00000000">
        <w:rPr>
          <w:rtl w:val="0"/>
        </w:rPr>
      </w:r>
    </w:p>
    <w:p w:rsidR="00000000" w:rsidDel="00000000" w:rsidP="00000000" w:rsidRDefault="00000000" w:rsidRPr="00000000" w14:paraId="0000020C">
      <w:pPr>
        <w:spacing w:line="240" w:lineRule="auto"/>
        <w:rPr>
          <w:rFonts w:ascii="Cambria" w:cs="Cambria" w:eastAsia="Cambria" w:hAnsi="Cambria"/>
          <w:color w:val="525252"/>
          <w:sz w:val="20"/>
          <w:szCs w:val="20"/>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52.8445747800586"/>
        <w:gridCol w:w="1303.8123167155425"/>
        <w:gridCol w:w="1303.8123167155425"/>
        <w:gridCol w:w="1290.0879765395894"/>
        <w:gridCol w:w="1317.5366568914956"/>
        <w:gridCol w:w="1495.9530791788857"/>
        <w:gridCol w:w="1495.9530791788857"/>
        <w:tblGridChange w:id="0">
          <w:tblGrid>
            <w:gridCol w:w="1152.8445747800586"/>
            <w:gridCol w:w="1303.8123167155425"/>
            <w:gridCol w:w="1303.8123167155425"/>
            <w:gridCol w:w="1290.0879765395894"/>
            <w:gridCol w:w="1317.5366568914956"/>
            <w:gridCol w:w="1495.9530791788857"/>
            <w:gridCol w:w="1495.9530791788857"/>
          </w:tblGrid>
        </w:tblGridChange>
      </w:tblGrid>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Never</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or twice</w:t>
            </w:r>
          </w:p>
          <w:p w:rsidR="00000000" w:rsidDel="00000000" w:rsidP="00000000" w:rsidRDefault="00000000" w:rsidRPr="00000000" w14:paraId="0000020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few times</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w:t>
            </w:r>
          </w:p>
          <w:p w:rsidR="00000000" w:rsidDel="00000000" w:rsidP="00000000" w:rsidRDefault="00000000" w:rsidRPr="00000000" w14:paraId="0000021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often</w:t>
            </w:r>
          </w:p>
          <w:p w:rsidR="00000000" w:rsidDel="00000000" w:rsidP="00000000" w:rsidRDefault="00000000" w:rsidRPr="00000000" w14:paraId="0000021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applicable</w:t>
            </w:r>
            <w:r w:rsidDel="00000000" w:rsidR="00000000" w:rsidRPr="00000000">
              <w:rPr>
                <w:rtl w:val="0"/>
              </w:rPr>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don’t know</w:t>
            </w:r>
          </w:p>
        </w:tc>
      </w:tr>
    </w:tbl>
    <w:p w:rsidR="00000000" w:rsidDel="00000000" w:rsidP="00000000" w:rsidRDefault="00000000" w:rsidRPr="00000000" w14:paraId="00000217">
      <w:pPr>
        <w:spacing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18">
      <w:pPr>
        <w:numPr>
          <w:ilvl w:val="0"/>
          <w:numId w:val="28"/>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Since the month of September, has your </w:t>
      </w:r>
      <w:r w:rsidDel="00000000" w:rsidR="00000000" w:rsidRPr="00000000">
        <w:rPr>
          <w:rFonts w:ascii="Cambria" w:cs="Cambria" w:eastAsia="Cambria" w:hAnsi="Cambria"/>
          <w:sz w:val="24"/>
          <w:szCs w:val="24"/>
          <w:highlight w:val="cyan"/>
          <w:rtl w:val="0"/>
        </w:rPr>
        <w:t xml:space="preserve">child or children  </w:t>
      </w:r>
      <w:r w:rsidDel="00000000" w:rsidR="00000000" w:rsidRPr="00000000">
        <w:rPr>
          <w:rFonts w:ascii="Cambria" w:cs="Cambria" w:eastAsia="Cambria" w:hAnsi="Cambria"/>
          <w:sz w:val="24"/>
          <w:szCs w:val="24"/>
          <w:rtl w:val="0"/>
        </w:rPr>
        <w:t xml:space="preserve">had </w:t>
      </w:r>
      <w:r w:rsidDel="00000000" w:rsidR="00000000" w:rsidRPr="00000000">
        <w:rPr>
          <w:rFonts w:ascii="Cambria" w:cs="Cambria" w:eastAsia="Cambria" w:hAnsi="Cambria"/>
          <w:b w:val="1"/>
          <w:sz w:val="24"/>
          <w:szCs w:val="24"/>
          <w:rtl w:val="0"/>
        </w:rPr>
        <w:t xml:space="preserve">discriminatory experiences</w:t>
      </w:r>
      <w:r w:rsidDel="00000000" w:rsidR="00000000" w:rsidRPr="00000000">
        <w:rPr>
          <w:rFonts w:ascii="Cambria" w:cs="Cambria" w:eastAsia="Cambria" w:hAnsi="Cambria"/>
          <w:sz w:val="24"/>
          <w:szCs w:val="24"/>
          <w:rtl w:val="0"/>
        </w:rPr>
        <w:t xml:space="preserve"> related to their academic or social skills ?</w:t>
      </w:r>
    </w:p>
    <w:p w:rsidR="00000000" w:rsidDel="00000000" w:rsidP="00000000" w:rsidRDefault="00000000" w:rsidRPr="00000000" w14:paraId="00000219">
      <w:pPr>
        <w:spacing w:line="240" w:lineRule="auto"/>
        <w:rPr>
          <w:rFonts w:ascii="Cambria" w:cs="Cambria" w:eastAsia="Cambria" w:hAnsi="Cambria"/>
          <w:color w:val="525252"/>
          <w:sz w:val="20"/>
          <w:szCs w:val="20"/>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52.8445747800586"/>
        <w:gridCol w:w="1303.8123167155425"/>
        <w:gridCol w:w="1303.8123167155425"/>
        <w:gridCol w:w="1290.0879765395894"/>
        <w:gridCol w:w="1317.5366568914956"/>
        <w:gridCol w:w="1495.9530791788857"/>
        <w:gridCol w:w="1495.9530791788857"/>
        <w:tblGridChange w:id="0">
          <w:tblGrid>
            <w:gridCol w:w="1152.8445747800586"/>
            <w:gridCol w:w="1303.8123167155425"/>
            <w:gridCol w:w="1303.8123167155425"/>
            <w:gridCol w:w="1290.0879765395894"/>
            <w:gridCol w:w="1317.5366568914956"/>
            <w:gridCol w:w="1495.9530791788857"/>
            <w:gridCol w:w="1495.9530791788857"/>
          </w:tblGrid>
        </w:tblGridChange>
      </w:tblGrid>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Never</w:t>
            </w:r>
            <w:r w:rsidDel="00000000" w:rsidR="00000000" w:rsidRPr="00000000">
              <w:rPr>
                <w:rtl w:val="0"/>
              </w:rPr>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or twice</w:t>
            </w:r>
          </w:p>
          <w:p w:rsidR="00000000" w:rsidDel="00000000" w:rsidP="00000000" w:rsidRDefault="00000000" w:rsidRPr="00000000" w14:paraId="000002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few times</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w:t>
            </w:r>
          </w:p>
          <w:p w:rsidR="00000000" w:rsidDel="00000000" w:rsidP="00000000" w:rsidRDefault="00000000" w:rsidRPr="00000000" w14:paraId="000002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often</w:t>
            </w:r>
          </w:p>
          <w:p w:rsidR="00000000" w:rsidDel="00000000" w:rsidP="00000000" w:rsidRDefault="00000000" w:rsidRPr="00000000" w14:paraId="000002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applicable</w:t>
            </w:r>
            <w:r w:rsidDel="00000000" w:rsidR="00000000" w:rsidRPr="00000000">
              <w:rPr>
                <w:rtl w:val="0"/>
              </w:rPr>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don’t know</w:t>
            </w:r>
          </w:p>
        </w:tc>
      </w:tr>
    </w:tbl>
    <w:p w:rsidR="00000000" w:rsidDel="00000000" w:rsidP="00000000" w:rsidRDefault="00000000" w:rsidRPr="00000000" w14:paraId="0000022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sz w:val="32"/>
          <w:szCs w:val="32"/>
          <w:highlight w:val="cyan"/>
        </w:rPr>
      </w:pPr>
      <w:bookmarkStart w:colFirst="0" w:colLast="0" w:name="_heading=h.ai1edl5uyz0x" w:id="21"/>
      <w:bookmarkEnd w:id="21"/>
      <w:r w:rsidDel="00000000" w:rsidR="00000000" w:rsidRPr="00000000">
        <w:br w:type="page"/>
      </w:r>
      <w:r w:rsidDel="00000000" w:rsidR="00000000" w:rsidRPr="00000000">
        <w:rPr>
          <w:rtl w:val="0"/>
        </w:rPr>
      </w:r>
    </w:p>
    <w:p w:rsidR="00000000" w:rsidDel="00000000" w:rsidP="00000000" w:rsidRDefault="00000000" w:rsidRPr="00000000" w14:paraId="0000022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32"/>
          <w:szCs w:val="32"/>
          <w:highlight w:val="cyan"/>
          <w:u w:val="none"/>
          <w:vertAlign w:val="baseline"/>
        </w:rPr>
      </w:pPr>
      <w:bookmarkStart w:colFirst="0" w:colLast="0" w:name="_heading=h.2s8eyo1" w:id="22"/>
      <w:bookmarkEnd w:id="22"/>
      <w:r w:rsidDel="00000000" w:rsidR="00000000" w:rsidRPr="00000000">
        <w:rPr>
          <w:rFonts w:ascii="Cambria" w:cs="Cambria" w:eastAsia="Cambria" w:hAnsi="Cambria"/>
          <w:b w:val="1"/>
          <w:sz w:val="32"/>
          <w:szCs w:val="32"/>
          <w:highlight w:val="cyan"/>
          <w:rtl w:val="0"/>
        </w:rPr>
        <w:t xml:space="preserve">Family dynamics</w:t>
      </w:r>
      <w:r w:rsidDel="00000000" w:rsidR="00000000" w:rsidRPr="00000000">
        <w:rPr>
          <w:rtl w:val="0"/>
        </w:rPr>
      </w:r>
    </w:p>
    <w:p w:rsidR="00000000" w:rsidDel="00000000" w:rsidP="00000000" w:rsidRDefault="00000000" w:rsidRPr="00000000" w14:paraId="00000229">
      <w:pPr>
        <w:keepNext w:val="1"/>
        <w:keepLines w:val="1"/>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a64d79"/>
          <w:sz w:val="24"/>
          <w:szCs w:val="24"/>
          <w:u w:val="none"/>
          <w:shd w:fill="auto" w:val="clear"/>
          <w:vertAlign w:val="baseline"/>
        </w:rPr>
      </w:pPr>
      <w:bookmarkStart w:colFirst="0" w:colLast="0" w:name="_heading=h.hlo1v21uoclg" w:id="23"/>
      <w:bookmarkEnd w:id="23"/>
      <w:r w:rsidDel="00000000" w:rsidR="00000000" w:rsidRPr="00000000">
        <w:rPr>
          <w:rFonts w:ascii="Cambria" w:cs="Cambria" w:eastAsia="Cambria" w:hAnsi="Cambria"/>
          <w:b w:val="1"/>
          <w:i w:val="0"/>
          <w:smallCaps w:val="0"/>
          <w:strike w:val="0"/>
          <w:color w:val="a64d79"/>
          <w:sz w:val="24"/>
          <w:szCs w:val="24"/>
          <w:u w:val="none"/>
          <w:shd w:fill="auto" w:val="clear"/>
          <w:vertAlign w:val="baseline"/>
          <w:rtl w:val="0"/>
        </w:rPr>
        <w:t xml:space="preserve">parenting style</w:t>
      </w:r>
    </w:p>
    <w:p w:rsidR="00000000" w:rsidDel="00000000" w:rsidP="00000000" w:rsidRDefault="00000000" w:rsidRPr="00000000" w14:paraId="0000022A">
      <w:pPr>
        <w:numPr>
          <w:ilvl w:val="0"/>
          <w:numId w:val="15"/>
        </w:numPr>
        <w:ind w:left="720" w:hanging="360"/>
        <w:rPr>
          <w:b w:val="1"/>
          <w:color w:val="a64d79"/>
        </w:rPr>
      </w:pPr>
      <w:r w:rsidDel="00000000" w:rsidR="00000000" w:rsidRPr="00000000">
        <w:rPr>
          <w:b w:val="1"/>
          <w:color w:val="a64d79"/>
          <w:rtl w:val="0"/>
        </w:rPr>
        <w:t xml:space="preserve">maintien de la culture d’origine</w:t>
      </w:r>
    </w:p>
    <w:p w:rsidR="00000000" w:rsidDel="00000000" w:rsidP="00000000" w:rsidRDefault="00000000" w:rsidRPr="00000000" w14:paraId="0000022B">
      <w:pPr>
        <w:numPr>
          <w:ilvl w:val="0"/>
          <w:numId w:val="15"/>
        </w:numPr>
        <w:ind w:left="720" w:hanging="360"/>
        <w:rPr>
          <w:b w:val="1"/>
          <w:color w:val="a64d79"/>
        </w:rPr>
      </w:pPr>
      <w:r w:rsidDel="00000000" w:rsidR="00000000" w:rsidRPr="00000000">
        <w:rPr>
          <w:b w:val="1"/>
          <w:color w:val="a64d79"/>
          <w:rtl w:val="0"/>
        </w:rPr>
        <w:t xml:space="preserve">activités &amp; discussions en famille</w:t>
      </w:r>
    </w:p>
    <w:p w:rsidR="00000000" w:rsidDel="00000000" w:rsidP="00000000" w:rsidRDefault="00000000" w:rsidRPr="00000000" w14:paraId="0000022C">
      <w:pPr>
        <w:numPr>
          <w:ilvl w:val="0"/>
          <w:numId w:val="15"/>
        </w:numPr>
        <w:ind w:left="720" w:hanging="360"/>
        <w:rPr>
          <w:color w:val="a64d79"/>
        </w:rPr>
      </w:pPr>
      <w:r w:rsidDel="00000000" w:rsidR="00000000" w:rsidRPr="00000000">
        <w:rPr>
          <w:color w:val="a64d79"/>
          <w:rtl w:val="0"/>
        </w:rPr>
        <w:t xml:space="preserve">cohésion familiale &amp; conflits</w:t>
      </w:r>
    </w:p>
    <w:p w:rsidR="00000000" w:rsidDel="00000000" w:rsidP="00000000" w:rsidRDefault="00000000" w:rsidRPr="00000000" w14:paraId="0000022D">
      <w:pPr>
        <w:numPr>
          <w:ilvl w:val="0"/>
          <w:numId w:val="15"/>
        </w:numPr>
        <w:ind w:left="720" w:hanging="360"/>
        <w:rPr>
          <w:color w:val="a64d79"/>
        </w:rPr>
      </w:pPr>
      <w:r w:rsidDel="00000000" w:rsidR="00000000" w:rsidRPr="00000000">
        <w:rPr>
          <w:color w:val="a64d79"/>
          <w:rtl w:val="0"/>
        </w:rPr>
        <w:t xml:space="preserve">sentiment de compétence parentale</w:t>
      </w:r>
    </w:p>
    <w:p w:rsidR="00000000" w:rsidDel="00000000" w:rsidP="00000000" w:rsidRDefault="00000000" w:rsidRPr="00000000" w14:paraId="0000022E">
      <w:pPr>
        <w:numPr>
          <w:ilvl w:val="0"/>
          <w:numId w:val="15"/>
        </w:numPr>
        <w:ind w:left="720" w:hanging="360"/>
        <w:rPr>
          <w:color w:val="a64d79"/>
        </w:rPr>
      </w:pPr>
      <w:r w:rsidDel="00000000" w:rsidR="00000000" w:rsidRPr="00000000">
        <w:rPr>
          <w:color w:val="a64d79"/>
          <w:rtl w:val="0"/>
        </w:rPr>
        <w:t xml:space="preserve">support social</w:t>
      </w:r>
    </w:p>
    <w:p w:rsidR="00000000" w:rsidDel="00000000" w:rsidP="00000000" w:rsidRDefault="00000000" w:rsidRPr="00000000" w14:paraId="0000022F">
      <w:pPr>
        <w:numPr>
          <w:ilvl w:val="0"/>
          <w:numId w:val="15"/>
        </w:numPr>
        <w:ind w:left="720" w:hanging="360"/>
        <w:rPr>
          <w:color w:val="a64d79"/>
        </w:rPr>
      </w:pPr>
      <w:r w:rsidDel="00000000" w:rsidR="00000000" w:rsidRPr="00000000">
        <w:rPr>
          <w:color w:val="a64d79"/>
          <w:rtl w:val="0"/>
        </w:rPr>
        <w:t xml:space="preserve">parentification:</w:t>
      </w:r>
    </w:p>
    <w:p w:rsidR="00000000" w:rsidDel="00000000" w:rsidP="00000000" w:rsidRDefault="00000000" w:rsidRPr="00000000" w14:paraId="00000230">
      <w:pPr>
        <w:numPr>
          <w:ilvl w:val="1"/>
          <w:numId w:val="15"/>
        </w:numPr>
        <w:ind w:left="1440" w:hanging="360"/>
        <w:rPr>
          <w:color w:val="a64d79"/>
        </w:rPr>
      </w:pPr>
      <w:r w:rsidDel="00000000" w:rsidR="00000000" w:rsidRPr="00000000">
        <w:rPr>
          <w:color w:val="a64d79"/>
          <w:rtl w:val="0"/>
        </w:rPr>
        <w:t xml:space="preserve">language brokerage</w:t>
      </w:r>
    </w:p>
    <w:p w:rsidR="00000000" w:rsidDel="00000000" w:rsidP="00000000" w:rsidRDefault="00000000" w:rsidRPr="00000000" w14:paraId="00000231">
      <w:pPr>
        <w:numPr>
          <w:ilvl w:val="1"/>
          <w:numId w:val="15"/>
        </w:numPr>
        <w:ind w:left="1440" w:hanging="360"/>
        <w:rPr>
          <w:color w:val="a64d79"/>
        </w:rPr>
      </w:pPr>
      <w:r w:rsidDel="00000000" w:rsidR="00000000" w:rsidRPr="00000000">
        <w:rPr>
          <w:color w:val="a64d79"/>
          <w:rtl w:val="0"/>
        </w:rPr>
        <w:t xml:space="preserve">cultural brokerage</w:t>
      </w:r>
    </w:p>
    <w:p w:rsidR="00000000" w:rsidDel="00000000" w:rsidP="00000000" w:rsidRDefault="00000000" w:rsidRPr="00000000" w14:paraId="00000232">
      <w:pPr>
        <w:numPr>
          <w:ilvl w:val="1"/>
          <w:numId w:val="15"/>
        </w:numPr>
        <w:ind w:left="1440" w:hanging="360"/>
        <w:rPr>
          <w:color w:val="a64d79"/>
        </w:rPr>
      </w:pPr>
      <w:r w:rsidDel="00000000" w:rsidR="00000000" w:rsidRPr="00000000">
        <w:rPr>
          <w:color w:val="a64d79"/>
          <w:rtl w:val="0"/>
        </w:rPr>
        <w:t xml:space="preserve">household tasks</w:t>
      </w:r>
    </w:p>
    <w:p w:rsidR="00000000" w:rsidDel="00000000" w:rsidP="00000000" w:rsidRDefault="00000000" w:rsidRPr="00000000" w14:paraId="00000233">
      <w:pPr>
        <w:numPr>
          <w:ilvl w:val="1"/>
          <w:numId w:val="15"/>
        </w:numPr>
        <w:ind w:left="1440" w:hanging="360"/>
        <w:rPr>
          <w:color w:val="a64d79"/>
        </w:rPr>
      </w:pPr>
      <w:r w:rsidDel="00000000" w:rsidR="00000000" w:rsidRPr="00000000">
        <w:rPr>
          <w:color w:val="a64d79"/>
          <w:rtl w:val="0"/>
        </w:rPr>
        <w:t xml:space="preserve">administrative help</w:t>
      </w:r>
    </w:p>
    <w:p w:rsidR="00000000" w:rsidDel="00000000" w:rsidP="00000000" w:rsidRDefault="00000000" w:rsidRPr="00000000" w14:paraId="00000234">
      <w:pPr>
        <w:numPr>
          <w:ilvl w:val="1"/>
          <w:numId w:val="15"/>
        </w:numPr>
        <w:ind w:left="1440" w:hanging="360"/>
        <w:rPr>
          <w:color w:val="a64d79"/>
        </w:rPr>
      </w:pPr>
      <w:r w:rsidDel="00000000" w:rsidR="00000000" w:rsidRPr="00000000">
        <w:rPr>
          <w:color w:val="a64d79"/>
          <w:rtl w:val="0"/>
        </w:rPr>
        <w:t xml:space="preserve">information transmission</w:t>
      </w:r>
    </w:p>
    <w:p w:rsidR="00000000" w:rsidDel="00000000" w:rsidP="00000000" w:rsidRDefault="00000000" w:rsidRPr="00000000" w14:paraId="0000023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434343"/>
          <w:sz w:val="24"/>
          <w:szCs w:val="24"/>
          <w:u w:val="none"/>
          <w:shd w:fill="auto" w:val="clear"/>
          <w:vertAlign w:val="baseline"/>
        </w:rPr>
      </w:pPr>
      <w:bookmarkStart w:colFirst="0" w:colLast="0" w:name="_heading=h.b73x142s7pu0" w:id="24"/>
      <w:bookmarkEnd w:id="24"/>
      <w:r w:rsidDel="00000000" w:rsidR="00000000" w:rsidRPr="00000000">
        <w:rPr>
          <w:rtl w:val="0"/>
        </w:rPr>
      </w:r>
    </w:p>
    <w:p w:rsidR="00000000" w:rsidDel="00000000" w:rsidP="00000000" w:rsidRDefault="00000000" w:rsidRPr="00000000" w14:paraId="00000236">
      <w:pPr>
        <w:rPr>
          <w:b w:val="1"/>
          <w:highlight w:val="green"/>
        </w:rPr>
      </w:pPr>
      <w:r w:rsidDel="00000000" w:rsidR="00000000" w:rsidRPr="00000000">
        <w:rPr>
          <w:b w:val="1"/>
          <w:highlight w:val="green"/>
          <w:rtl w:val="0"/>
        </w:rPr>
        <w:t xml:space="preserve">[parenting style &amp; feeling of competence]</w:t>
      </w:r>
    </w:p>
    <w:p w:rsidR="00000000" w:rsidDel="00000000" w:rsidP="00000000" w:rsidRDefault="00000000" w:rsidRPr="00000000" w14:paraId="00000237">
      <w:pPr>
        <w:spacing w:line="240" w:lineRule="auto"/>
        <w:rPr>
          <w:rFonts w:ascii="Cambria" w:cs="Cambria" w:eastAsia="Cambria" w:hAnsi="Cambria"/>
          <w:color w:val="0070c0"/>
          <w:sz w:val="24"/>
          <w:szCs w:val="24"/>
        </w:rPr>
      </w:pPr>
      <w:r w:rsidDel="00000000" w:rsidR="00000000" w:rsidRPr="00000000">
        <w:rPr>
          <w:rFonts w:ascii="Cambria" w:cs="Cambria" w:eastAsia="Cambria" w:hAnsi="Cambria"/>
          <w:color w:val="0070c0"/>
          <w:sz w:val="24"/>
          <w:szCs w:val="24"/>
          <w:rtl w:val="0"/>
        </w:rPr>
        <w:t xml:space="preserve">[tous]</w:t>
      </w:r>
    </w:p>
    <w:p w:rsidR="00000000" w:rsidDel="00000000" w:rsidP="00000000" w:rsidRDefault="00000000" w:rsidRPr="00000000" w14:paraId="00000238">
      <w:pPr>
        <w:spacing w:line="240" w:lineRule="auto"/>
        <w:rPr>
          <w:rFonts w:ascii="Cambria" w:cs="Cambria" w:eastAsia="Cambria" w:hAnsi="Cambria"/>
          <w:color w:val="0070c0"/>
          <w:sz w:val="24"/>
          <w:szCs w:val="24"/>
        </w:rPr>
      </w:pPr>
      <w:r w:rsidDel="00000000" w:rsidR="00000000" w:rsidRPr="00000000">
        <w:rPr>
          <w:rtl w:val="0"/>
        </w:rPr>
      </w:r>
    </w:p>
    <w:p w:rsidR="00000000" w:rsidDel="00000000" w:rsidP="00000000" w:rsidRDefault="00000000" w:rsidRPr="00000000" w14:paraId="00000239">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 are different ways of educating one’s children: different things are important in education, for different people. </w:t>
      </w:r>
    </w:p>
    <w:p w:rsidR="00000000" w:rsidDel="00000000" w:rsidP="00000000" w:rsidRDefault="00000000" w:rsidRPr="00000000" w14:paraId="0000023A">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3B">
      <w:pPr>
        <w:spacing w:line="240" w:lineRule="auto"/>
        <w:rPr/>
      </w:pPr>
      <w:r w:rsidDel="00000000" w:rsidR="00000000" w:rsidRPr="00000000">
        <w:rPr>
          <w:rFonts w:ascii="Cambria" w:cs="Cambria" w:eastAsia="Cambria" w:hAnsi="Cambria"/>
          <w:sz w:val="24"/>
          <w:szCs w:val="24"/>
          <w:rtl w:val="0"/>
        </w:rPr>
        <w:t xml:space="preserve">In this section, we're interested in knowing what is important to you.</w:t>
      </w:r>
      <w:r w:rsidDel="00000000" w:rsidR="00000000" w:rsidRPr="00000000">
        <w:rPr>
          <w:rtl w:val="0"/>
        </w:rPr>
      </w:r>
    </w:p>
    <w:p w:rsidR="00000000" w:rsidDel="00000000" w:rsidP="00000000" w:rsidRDefault="00000000" w:rsidRPr="00000000" w14:paraId="0000023C">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3D">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Indicate how much you agree or disagree with each of the following statements: (</w:t>
      </w:r>
      <w:r w:rsidDel="00000000" w:rsidR="00000000" w:rsidRPr="00000000">
        <w:rPr>
          <w:rFonts w:ascii="Cambria" w:cs="Cambria" w:eastAsia="Cambria" w:hAnsi="Cambria"/>
          <w:sz w:val="24"/>
          <w:szCs w:val="24"/>
          <w:highlight w:val="yellow"/>
          <w:rtl w:val="0"/>
        </w:rPr>
        <w:t xml:space="preserve">Alkharusi et al.,2011 - adapté</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23E">
      <w:pPr>
        <w:spacing w:line="240" w:lineRule="auto"/>
        <w:ind w:left="720" w:firstLine="0"/>
        <w:rPr>
          <w:rFonts w:ascii="Cambria" w:cs="Cambria" w:eastAsia="Cambria" w:hAnsi="Cambria"/>
          <w:color w:val="0000ff"/>
          <w:sz w:val="24"/>
          <w:szCs w:val="24"/>
        </w:rPr>
      </w:pPr>
      <w:r w:rsidDel="00000000" w:rsidR="00000000" w:rsidRPr="00000000">
        <w:rPr>
          <w:rFonts w:ascii="Cambria" w:cs="Cambria" w:eastAsia="Cambria" w:hAnsi="Cambria"/>
          <w:color w:val="0000ff"/>
          <w:sz w:val="24"/>
          <w:szCs w:val="24"/>
          <w:rtl w:val="0"/>
        </w:rPr>
        <w:t xml:space="preserve">-- échelle à </w:t>
      </w:r>
      <w:r w:rsidDel="00000000" w:rsidR="00000000" w:rsidRPr="00000000">
        <w:rPr>
          <w:rFonts w:ascii="Cambria" w:cs="Cambria" w:eastAsia="Cambria" w:hAnsi="Cambria"/>
          <w:color w:val="0000ff"/>
          <w:sz w:val="24"/>
          <w:szCs w:val="24"/>
          <w:shd w:fill="c9daf8" w:val="clear"/>
          <w:rtl w:val="0"/>
        </w:rPr>
        <w:t xml:space="preserve">6 pts</w:t>
      </w:r>
      <w:r w:rsidDel="00000000" w:rsidR="00000000" w:rsidRPr="00000000">
        <w:rPr>
          <w:rFonts w:ascii="Cambria" w:cs="Cambria" w:eastAsia="Cambria" w:hAnsi="Cambria"/>
          <w:color w:val="0000ff"/>
          <w:sz w:val="24"/>
          <w:szCs w:val="24"/>
          <w:rtl w:val="0"/>
        </w:rPr>
        <w:t xml:space="preserve">:  “strongly disagree”,“mostly disagree”, “slightly disagree”,“slightly agree”, “mostly agree”, “strongly agree”</w:t>
      </w:r>
    </w:p>
    <w:p w:rsidR="00000000" w:rsidDel="00000000" w:rsidP="00000000" w:rsidRDefault="00000000" w:rsidRPr="00000000" w14:paraId="0000023F">
      <w:pPr>
        <w:spacing w:line="240" w:lineRule="auto"/>
        <w:ind w:left="0" w:firstLine="720"/>
        <w:rPr>
          <w:rFonts w:ascii="Cambria" w:cs="Cambria" w:eastAsia="Cambria" w:hAnsi="Cambria"/>
          <w:b w:val="1"/>
          <w:color w:val="3d85c6"/>
          <w:sz w:val="24"/>
          <w:szCs w:val="24"/>
        </w:rPr>
      </w:pPr>
      <w:r w:rsidDel="00000000" w:rsidR="00000000" w:rsidRPr="00000000">
        <w:rPr>
          <w:rFonts w:ascii="Cambria" w:cs="Cambria" w:eastAsia="Cambria" w:hAnsi="Cambria"/>
          <w:b w:val="1"/>
          <w:color w:val="3d85c6"/>
          <w:sz w:val="24"/>
          <w:szCs w:val="24"/>
          <w:rtl w:val="0"/>
        </w:rPr>
        <w:t xml:space="preserve">[**randomize the statements]</w:t>
      </w:r>
    </w:p>
    <w:p w:rsidR="00000000" w:rsidDel="00000000" w:rsidP="00000000" w:rsidRDefault="00000000" w:rsidRPr="00000000" w14:paraId="00000240">
      <w:pPr>
        <w:spacing w:line="240" w:lineRule="auto"/>
        <w:ind w:left="0" w:firstLine="720"/>
        <w:rPr>
          <w:rFonts w:ascii="Cambria" w:cs="Cambria" w:eastAsia="Cambria" w:hAnsi="Cambria"/>
          <w:b w:val="1"/>
          <w:color w:val="3d85c6"/>
          <w:sz w:val="24"/>
          <w:szCs w:val="24"/>
        </w:rPr>
      </w:pPr>
      <w:r w:rsidDel="00000000" w:rsidR="00000000" w:rsidRPr="00000000">
        <w:rPr>
          <w:rtl w:val="0"/>
        </w:rPr>
      </w:r>
    </w:p>
    <w:p w:rsidR="00000000" w:rsidDel="00000000" w:rsidP="00000000" w:rsidRDefault="00000000" w:rsidRPr="00000000" w14:paraId="00000241">
      <w:pPr>
        <w:spacing w:line="240" w:lineRule="auto"/>
        <w:rPr>
          <w:rFonts w:ascii="Cambria" w:cs="Cambria" w:eastAsia="Cambria" w:hAnsi="Cambria"/>
          <w:b w:val="1"/>
          <w:color w:val="0070c0"/>
          <w:sz w:val="24"/>
          <w:szCs w:val="24"/>
        </w:rPr>
      </w:pPr>
      <w:r w:rsidDel="00000000" w:rsidR="00000000" w:rsidRPr="00000000">
        <w:rPr>
          <w:rFonts w:ascii="Cambria" w:cs="Cambria" w:eastAsia="Cambria" w:hAnsi="Cambria"/>
          <w:b w:val="1"/>
          <w:color w:val="0070c0"/>
          <w:sz w:val="24"/>
          <w:szCs w:val="24"/>
          <w:rtl w:val="0"/>
        </w:rPr>
        <w:t xml:space="preserve">[style parental d’autorité:</w:t>
      </w:r>
    </w:p>
    <w:p w:rsidR="00000000" w:rsidDel="00000000" w:rsidP="00000000" w:rsidRDefault="00000000" w:rsidRPr="00000000" w14:paraId="00000242">
      <w:pPr>
        <w:numPr>
          <w:ilvl w:val="0"/>
          <w:numId w:val="42"/>
        </w:numPr>
        <w:spacing w:line="240" w:lineRule="auto"/>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 I direct my </w:t>
      </w:r>
      <w:r w:rsidDel="00000000" w:rsidR="00000000" w:rsidRPr="00000000">
        <w:rPr>
          <w:rFonts w:ascii="Cambria" w:cs="Cambria" w:eastAsia="Cambria" w:hAnsi="Cambria"/>
          <w:sz w:val="24"/>
          <w:szCs w:val="24"/>
          <w:rtl w:val="0"/>
        </w:rPr>
        <w:t xml:space="preserve">child(ren)'s</w:t>
      </w:r>
      <w:r w:rsidDel="00000000" w:rsidR="00000000" w:rsidRPr="00000000">
        <w:rPr>
          <w:rFonts w:ascii="Cambria" w:cs="Cambria" w:eastAsia="Cambria" w:hAnsi="Cambria"/>
          <w:sz w:val="24"/>
          <w:szCs w:val="24"/>
          <w:rtl w:val="0"/>
        </w:rPr>
        <w:t xml:space="preserve"> activities and decisions through reasoning and discipline.</w:t>
      </w:r>
    </w:p>
    <w:p w:rsidR="00000000" w:rsidDel="00000000" w:rsidP="00000000" w:rsidRDefault="00000000" w:rsidRPr="00000000" w14:paraId="00000243">
      <w:pPr>
        <w:numPr>
          <w:ilvl w:val="0"/>
          <w:numId w:val="42"/>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give my child(ren) clear guidelines (</w:t>
      </w:r>
      <w:r w:rsidDel="00000000" w:rsidR="00000000" w:rsidRPr="00000000">
        <w:rPr>
          <w:rFonts w:ascii="Cambria" w:cs="Cambria" w:eastAsia="Cambria" w:hAnsi="Cambria"/>
          <w:sz w:val="24"/>
          <w:szCs w:val="24"/>
          <w:rtl w:val="0"/>
        </w:rPr>
        <w:t xml:space="preserve">regarding their</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sz w:val="24"/>
          <w:szCs w:val="24"/>
          <w:rtl w:val="0"/>
        </w:rPr>
        <w:t xml:space="preserve">behaviour</w:t>
      </w:r>
      <w:r w:rsidDel="00000000" w:rsidR="00000000" w:rsidRPr="00000000">
        <w:rPr>
          <w:rFonts w:ascii="Cambria" w:cs="Cambria" w:eastAsia="Cambria" w:hAnsi="Cambria"/>
          <w:sz w:val="24"/>
          <w:szCs w:val="24"/>
          <w:rtl w:val="0"/>
        </w:rPr>
        <w:t xml:space="preserve"> and activities), but I am always willing to listen to their concerns and to discuss with them.</w:t>
      </w:r>
    </w:p>
    <w:p w:rsidR="00000000" w:rsidDel="00000000" w:rsidP="00000000" w:rsidRDefault="00000000" w:rsidRPr="00000000" w14:paraId="00000244">
      <w:pPr>
        <w:spacing w:line="240" w:lineRule="auto"/>
        <w:rPr>
          <w:rFonts w:ascii="Cambria" w:cs="Cambria" w:eastAsia="Cambria" w:hAnsi="Cambria"/>
          <w:b w:val="1"/>
          <w:color w:val="0070c0"/>
          <w:sz w:val="24"/>
          <w:szCs w:val="24"/>
        </w:rPr>
      </w:pPr>
      <w:r w:rsidDel="00000000" w:rsidR="00000000" w:rsidRPr="00000000">
        <w:rPr>
          <w:rFonts w:ascii="Cambria" w:cs="Cambria" w:eastAsia="Cambria" w:hAnsi="Cambria"/>
          <w:b w:val="1"/>
          <w:color w:val="0070c0"/>
          <w:sz w:val="24"/>
          <w:szCs w:val="24"/>
          <w:rtl w:val="0"/>
        </w:rPr>
        <w:t xml:space="preserve">[style parental autoritaire:</w:t>
      </w:r>
    </w:p>
    <w:p w:rsidR="00000000" w:rsidDel="00000000" w:rsidP="00000000" w:rsidRDefault="00000000" w:rsidRPr="00000000" w14:paraId="00000245">
      <w:pPr>
        <w:numPr>
          <w:ilvl w:val="0"/>
          <w:numId w:val="42"/>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Whenever I tell my child(ren) to do something, I expect themr to do it immediately without asking any questions.</w:t>
      </w:r>
    </w:p>
    <w:p w:rsidR="00000000" w:rsidDel="00000000" w:rsidP="00000000" w:rsidRDefault="00000000" w:rsidRPr="00000000" w14:paraId="00000246">
      <w:pPr>
        <w:numPr>
          <w:ilvl w:val="0"/>
          <w:numId w:val="42"/>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get very upset if my child(ren) </w:t>
      </w:r>
      <w:r w:rsidDel="00000000" w:rsidR="00000000" w:rsidRPr="00000000">
        <w:rPr>
          <w:rFonts w:ascii="Cambria" w:cs="Cambria" w:eastAsia="Cambria" w:hAnsi="Cambria"/>
          <w:sz w:val="24"/>
          <w:szCs w:val="24"/>
          <w:highlight w:val="cyan"/>
          <w:rtl w:val="0"/>
        </w:rPr>
        <w:t xml:space="preserve">disagree</w:t>
      </w:r>
      <w:r w:rsidDel="00000000" w:rsidR="00000000" w:rsidRPr="00000000">
        <w:rPr>
          <w:rFonts w:ascii="Cambria" w:cs="Cambria" w:eastAsia="Cambria" w:hAnsi="Cambria"/>
          <w:sz w:val="24"/>
          <w:szCs w:val="24"/>
          <w:rtl w:val="0"/>
        </w:rPr>
        <w:t xml:space="preserve"> with me.</w:t>
      </w:r>
    </w:p>
    <w:p w:rsidR="00000000" w:rsidDel="00000000" w:rsidP="00000000" w:rsidRDefault="00000000" w:rsidRPr="00000000" w14:paraId="00000247">
      <w:pPr>
        <w:spacing w:line="240" w:lineRule="auto"/>
        <w:rPr>
          <w:rFonts w:ascii="Cambria" w:cs="Cambria" w:eastAsia="Cambria" w:hAnsi="Cambria"/>
          <w:b w:val="1"/>
          <w:color w:val="0070c0"/>
          <w:sz w:val="24"/>
          <w:szCs w:val="24"/>
        </w:rPr>
      </w:pPr>
      <w:r w:rsidDel="00000000" w:rsidR="00000000" w:rsidRPr="00000000">
        <w:rPr>
          <w:rFonts w:ascii="Cambria" w:cs="Cambria" w:eastAsia="Cambria" w:hAnsi="Cambria"/>
          <w:b w:val="1"/>
          <w:color w:val="0070c0"/>
          <w:sz w:val="24"/>
          <w:szCs w:val="24"/>
          <w:rtl w:val="0"/>
        </w:rPr>
        <w:t xml:space="preserve">[style parental permissif:</w:t>
      </w:r>
    </w:p>
    <w:p w:rsidR="00000000" w:rsidDel="00000000" w:rsidP="00000000" w:rsidRDefault="00000000" w:rsidRPr="00000000" w14:paraId="00000248">
      <w:pPr>
        <w:numPr>
          <w:ilvl w:val="0"/>
          <w:numId w:val="42"/>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do not view myself as responsible for directing and guiding my </w:t>
      </w:r>
      <w:r w:rsidDel="00000000" w:rsidR="00000000" w:rsidRPr="00000000">
        <w:rPr>
          <w:rFonts w:ascii="Cambria" w:cs="Cambria" w:eastAsia="Cambria" w:hAnsi="Cambria"/>
          <w:sz w:val="24"/>
          <w:szCs w:val="24"/>
          <w:rtl w:val="0"/>
        </w:rPr>
        <w:t xml:space="preserve">child(ren)'s</w:t>
      </w:r>
      <w:r w:rsidDel="00000000" w:rsidR="00000000" w:rsidRPr="00000000">
        <w:rPr>
          <w:rFonts w:ascii="Cambria" w:cs="Cambria" w:eastAsia="Cambria" w:hAnsi="Cambria"/>
          <w:sz w:val="24"/>
          <w:szCs w:val="24"/>
          <w:rtl w:val="0"/>
        </w:rPr>
        <w:t xml:space="preserve"> behaviour.</w:t>
      </w:r>
    </w:p>
    <w:p w:rsidR="00000000" w:rsidDel="00000000" w:rsidP="00000000" w:rsidRDefault="00000000" w:rsidRPr="00000000" w14:paraId="00000249">
      <w:pPr>
        <w:numPr>
          <w:ilvl w:val="0"/>
          <w:numId w:val="42"/>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do not direct the </w:t>
      </w:r>
      <w:r w:rsidDel="00000000" w:rsidR="00000000" w:rsidRPr="00000000">
        <w:rPr>
          <w:rFonts w:ascii="Cambria" w:cs="Cambria" w:eastAsia="Cambria" w:hAnsi="Cambria"/>
          <w:sz w:val="24"/>
          <w:szCs w:val="24"/>
          <w:rtl w:val="0"/>
        </w:rPr>
        <w:t xml:space="preserve">behaviours</w:t>
      </w:r>
      <w:r w:rsidDel="00000000" w:rsidR="00000000" w:rsidRPr="00000000">
        <w:rPr>
          <w:rFonts w:ascii="Cambria" w:cs="Cambria" w:eastAsia="Cambria" w:hAnsi="Cambria"/>
          <w:sz w:val="24"/>
          <w:szCs w:val="24"/>
          <w:rtl w:val="0"/>
        </w:rPr>
        <w:t xml:space="preserve">, activities, and desires of my child(ren).</w:t>
      </w:r>
    </w:p>
    <w:p w:rsidR="00000000" w:rsidDel="00000000" w:rsidP="00000000" w:rsidRDefault="00000000" w:rsidRPr="00000000" w14:paraId="0000024A">
      <w:pPr>
        <w:spacing w:line="240" w:lineRule="auto"/>
        <w:ind w:left="0" w:firstLine="0"/>
        <w:rPr>
          <w:rFonts w:ascii="Cambria" w:cs="Cambria" w:eastAsia="Cambria" w:hAnsi="Cambria"/>
          <w:color w:val="38761d"/>
          <w:sz w:val="24"/>
          <w:szCs w:val="24"/>
        </w:rPr>
      </w:pPr>
      <w:r w:rsidDel="00000000" w:rsidR="00000000" w:rsidRPr="00000000">
        <w:rPr>
          <w:rtl w:val="0"/>
        </w:rPr>
      </w:r>
    </w:p>
    <w:p w:rsidR="00000000" w:rsidDel="00000000" w:rsidP="00000000" w:rsidRDefault="00000000" w:rsidRPr="00000000" w14:paraId="0000024B">
      <w:pPr>
        <w:spacing w:line="240" w:lineRule="auto"/>
        <w:ind w:left="0" w:firstLine="0"/>
        <w:rPr>
          <w:rFonts w:ascii="Cambria" w:cs="Cambria" w:eastAsia="Cambria" w:hAnsi="Cambria"/>
          <w:color w:val="38761d"/>
          <w:sz w:val="24"/>
          <w:szCs w:val="24"/>
        </w:rPr>
      </w:pPr>
      <w:r w:rsidDel="00000000" w:rsidR="00000000" w:rsidRPr="00000000">
        <w:rPr>
          <w:rtl w:val="0"/>
        </w:rPr>
      </w:r>
    </w:p>
    <w:p w:rsidR="00000000" w:rsidDel="00000000" w:rsidP="00000000" w:rsidRDefault="00000000" w:rsidRPr="00000000" w14:paraId="0000024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70c0"/>
          <w:sz w:val="24"/>
          <w:szCs w:val="24"/>
          <w:u w:val="single"/>
          <w:shd w:fill="auto" w:val="clear"/>
          <w:vertAlign w:val="baseline"/>
        </w:rPr>
      </w:pPr>
      <w:bookmarkStart w:colFirst="0" w:colLast="0" w:name="_heading=h.44sinio" w:id="25"/>
      <w:bookmarkEnd w:id="25"/>
      <w:r w:rsidDel="00000000" w:rsidR="00000000" w:rsidRPr="00000000">
        <w:rPr>
          <w:rFonts w:ascii="Cambria" w:cs="Cambria" w:eastAsia="Cambria" w:hAnsi="Cambria"/>
          <w:b w:val="1"/>
          <w:i w:val="0"/>
          <w:smallCaps w:val="0"/>
          <w:strike w:val="0"/>
          <w:color w:val="0070c0"/>
          <w:sz w:val="24"/>
          <w:szCs w:val="24"/>
          <w:u w:val="single"/>
          <w:shd w:fill="auto" w:val="clear"/>
          <w:vertAlign w:val="baseline"/>
          <w:rtl w:val="0"/>
        </w:rPr>
        <w:t xml:space="preserve">[Perception de la compétence parentale]</w:t>
      </w:r>
    </w:p>
    <w:p w:rsidR="00000000" w:rsidDel="00000000" w:rsidP="00000000" w:rsidRDefault="00000000" w:rsidRPr="00000000" w14:paraId="0000024D">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Indicate how much you agree or disagree with each of the following statements:</w:t>
      </w:r>
      <w:r w:rsidDel="00000000" w:rsidR="00000000" w:rsidRPr="00000000">
        <w:rPr>
          <w:rtl w:val="0"/>
        </w:rPr>
      </w:r>
    </w:p>
    <w:p w:rsidR="00000000" w:rsidDel="00000000" w:rsidP="00000000" w:rsidRDefault="00000000" w:rsidRPr="00000000" w14:paraId="0000024E">
      <w:pPr>
        <w:spacing w:line="240" w:lineRule="auto"/>
        <w:ind w:left="720" w:firstLine="0"/>
        <w:rPr>
          <w:rFonts w:ascii="Cambria" w:cs="Cambria" w:eastAsia="Cambria" w:hAnsi="Cambria"/>
          <w:sz w:val="24"/>
          <w:szCs w:val="24"/>
        </w:rPr>
      </w:pPr>
      <w:r w:rsidDel="00000000" w:rsidR="00000000" w:rsidRPr="00000000">
        <w:rPr>
          <w:rFonts w:ascii="Cambria" w:cs="Cambria" w:eastAsia="Cambria" w:hAnsi="Cambria"/>
          <w:color w:val="0000ff"/>
          <w:sz w:val="24"/>
          <w:szCs w:val="24"/>
          <w:rtl w:val="0"/>
        </w:rPr>
        <w:t xml:space="preserve">-- échelle à </w:t>
      </w:r>
      <w:r w:rsidDel="00000000" w:rsidR="00000000" w:rsidRPr="00000000">
        <w:rPr>
          <w:rFonts w:ascii="Cambria" w:cs="Cambria" w:eastAsia="Cambria" w:hAnsi="Cambria"/>
          <w:color w:val="0000ff"/>
          <w:sz w:val="24"/>
          <w:szCs w:val="24"/>
          <w:shd w:fill="c9daf8" w:val="clear"/>
          <w:rtl w:val="0"/>
        </w:rPr>
        <w:t xml:space="preserve">6 pts</w:t>
      </w:r>
      <w:r w:rsidDel="00000000" w:rsidR="00000000" w:rsidRPr="00000000">
        <w:rPr>
          <w:rFonts w:ascii="Cambria" w:cs="Cambria" w:eastAsia="Cambria" w:hAnsi="Cambria"/>
          <w:color w:val="0000ff"/>
          <w:sz w:val="24"/>
          <w:szCs w:val="24"/>
          <w:rtl w:val="0"/>
        </w:rPr>
        <w:t xml:space="preserve">:  ““strongly disagree”,“mostly disagree”, “slightly disagree”,“slightly agree”, “mostly agree”, “strongly agree” </w:t>
      </w:r>
      <w:r w:rsidDel="00000000" w:rsidR="00000000" w:rsidRPr="00000000">
        <w:rPr>
          <w:rFonts w:ascii="Cambria" w:cs="Cambria" w:eastAsia="Cambria" w:hAnsi="Cambria"/>
          <w:sz w:val="24"/>
          <w:szCs w:val="24"/>
          <w:highlight w:val="yellow"/>
          <w:rtl w:val="0"/>
        </w:rPr>
        <w:t xml:space="preserve">(Gibaud-Wallston &amp; Wandersman, 1978 - reduced version - specific coding with pts)</w:t>
      </w:r>
      <w:r w:rsidDel="00000000" w:rsidR="00000000" w:rsidRPr="00000000">
        <w:rPr>
          <w:rtl w:val="0"/>
        </w:rPr>
      </w:r>
    </w:p>
    <w:p w:rsidR="00000000" w:rsidDel="00000000" w:rsidP="00000000" w:rsidRDefault="00000000" w:rsidRPr="00000000" w14:paraId="0000024F">
      <w:pPr>
        <w:numPr>
          <w:ilvl w:val="1"/>
          <w:numId w:val="1"/>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Sometimes when I’m supposed to be in control, I actually feel like I’m being manipulated.</w:t>
      </w:r>
    </w:p>
    <w:p w:rsidR="00000000" w:rsidDel="00000000" w:rsidP="00000000" w:rsidRDefault="00000000" w:rsidRPr="00000000" w14:paraId="00000250">
      <w:pPr>
        <w:numPr>
          <w:ilvl w:val="1"/>
          <w:numId w:val="1"/>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My parents were better prepared than I am to be good parents.</w:t>
      </w:r>
    </w:p>
    <w:p w:rsidR="00000000" w:rsidDel="00000000" w:rsidP="00000000" w:rsidRDefault="00000000" w:rsidRPr="00000000" w14:paraId="00000251">
      <w:pPr>
        <w:numPr>
          <w:ilvl w:val="1"/>
          <w:numId w:val="1"/>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Being a parent is manageable, and any problems are easily solved.</w:t>
      </w:r>
    </w:p>
    <w:p w:rsidR="00000000" w:rsidDel="00000000" w:rsidP="00000000" w:rsidRDefault="00000000" w:rsidRPr="00000000" w14:paraId="00000252">
      <w:pPr>
        <w:numPr>
          <w:ilvl w:val="1"/>
          <w:numId w:val="1"/>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honestly believe I have all the skills necessary to be a good parent. </w:t>
      </w:r>
    </w:p>
    <w:p w:rsidR="00000000" w:rsidDel="00000000" w:rsidP="00000000" w:rsidRDefault="00000000" w:rsidRPr="00000000" w14:paraId="00000253">
      <w:pPr>
        <w:numPr>
          <w:ilvl w:val="1"/>
          <w:numId w:val="1"/>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Being a parent makes me tense and anxious.</w:t>
      </w:r>
    </w:p>
    <w:p w:rsidR="00000000" w:rsidDel="00000000" w:rsidP="00000000" w:rsidRDefault="00000000" w:rsidRPr="00000000" w14:paraId="00000254">
      <w:pPr>
        <w:spacing w:line="240" w:lineRule="auto"/>
        <w:ind w:left="0" w:firstLine="0"/>
        <w:rPr>
          <w:color w:val="1d1c1d"/>
        </w:rPr>
      </w:pPr>
      <w:r w:rsidDel="00000000" w:rsidR="00000000" w:rsidRPr="00000000">
        <w:rPr>
          <w:rtl w:val="0"/>
        </w:rPr>
      </w:r>
    </w:p>
    <w:p w:rsidR="00000000" w:rsidDel="00000000" w:rsidP="00000000" w:rsidRDefault="00000000" w:rsidRPr="00000000" w14:paraId="00000255">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5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434343"/>
          <w:sz w:val="24"/>
          <w:szCs w:val="24"/>
          <w:highlight w:val="green"/>
          <w:u w:val="single"/>
          <w:vertAlign w:val="baseline"/>
        </w:rPr>
      </w:pPr>
      <w:bookmarkStart w:colFirst="0" w:colLast="0" w:name="_heading=h.gym9zpip4ywm" w:id="26"/>
      <w:bookmarkEnd w:id="26"/>
      <w:r w:rsidDel="00000000" w:rsidR="00000000" w:rsidRPr="00000000">
        <w:br w:type="page"/>
      </w:r>
      <w:r w:rsidDel="00000000" w:rsidR="00000000" w:rsidRPr="00000000">
        <w:rPr>
          <w:rtl w:val="0"/>
        </w:rPr>
      </w:r>
    </w:p>
    <w:p w:rsidR="00000000" w:rsidDel="00000000" w:rsidP="00000000" w:rsidRDefault="00000000" w:rsidRPr="00000000" w14:paraId="0000025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434343"/>
          <w:sz w:val="24"/>
          <w:szCs w:val="24"/>
          <w:highlight w:val="green"/>
          <w:u w:val="single"/>
          <w:vertAlign w:val="baseline"/>
        </w:rPr>
      </w:pPr>
      <w:bookmarkStart w:colFirst="0" w:colLast="0" w:name="_heading=h.3rdcrjn" w:id="27"/>
      <w:bookmarkEnd w:id="27"/>
      <w:r w:rsidDel="00000000" w:rsidR="00000000" w:rsidRPr="00000000">
        <w:rPr>
          <w:rFonts w:ascii="Cambria" w:cs="Cambria" w:eastAsia="Cambria" w:hAnsi="Cambria"/>
          <w:b w:val="1"/>
          <w:color w:val="434343"/>
          <w:sz w:val="24"/>
          <w:szCs w:val="24"/>
          <w:highlight w:val="green"/>
          <w:u w:val="single"/>
          <w:rtl w:val="0"/>
        </w:rPr>
        <w:t xml:space="preserve">[Maintaining the </w:t>
      </w:r>
      <w:r w:rsidDel="00000000" w:rsidR="00000000" w:rsidRPr="00000000">
        <w:rPr>
          <w:rFonts w:ascii="Roboto" w:cs="Roboto" w:eastAsia="Roboto" w:hAnsi="Roboto"/>
          <w:b w:val="1"/>
          <w:color w:val="444746"/>
          <w:sz w:val="21"/>
          <w:szCs w:val="21"/>
          <w:highlight w:val="green"/>
          <w:u w:val="single"/>
          <w:rtl w:val="0"/>
        </w:rPr>
        <w:t xml:space="preserve">the country of origin's culture</w:t>
      </w:r>
      <w:r w:rsidDel="00000000" w:rsidR="00000000" w:rsidRPr="00000000">
        <w:rPr>
          <w:rFonts w:ascii="Cambria" w:cs="Cambria" w:eastAsia="Cambria" w:hAnsi="Cambria"/>
          <w:b w:val="1"/>
          <w:color w:val="434343"/>
          <w:sz w:val="24"/>
          <w:szCs w:val="24"/>
          <w:highlight w:val="green"/>
          <w:u w:val="single"/>
          <w:rtl w:val="0"/>
        </w:rPr>
        <w:t xml:space="preserve">]</w:t>
      </w:r>
      <w:r w:rsidDel="00000000" w:rsidR="00000000" w:rsidRPr="00000000">
        <w:rPr>
          <w:rtl w:val="0"/>
        </w:rPr>
      </w:r>
    </w:p>
    <w:p w:rsidR="00000000" w:rsidDel="00000000" w:rsidP="00000000" w:rsidRDefault="00000000" w:rsidRPr="00000000" w14:paraId="0000025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70c0"/>
          <w:sz w:val="24"/>
          <w:szCs w:val="24"/>
          <w:u w:val="none"/>
          <w:shd w:fill="auto" w:val="clear"/>
          <w:vertAlign w:val="baseline"/>
        </w:rPr>
      </w:pPr>
      <w:bookmarkStart w:colFirst="0" w:colLast="0" w:name="_heading=h.mae9jllhf8yk" w:id="28"/>
      <w:bookmarkEnd w:id="28"/>
      <w:r w:rsidDel="00000000" w:rsidR="00000000" w:rsidRPr="00000000">
        <w:rPr>
          <w:rFonts w:ascii="Cambria" w:cs="Cambria" w:eastAsia="Cambria" w:hAnsi="Cambria"/>
          <w:b w:val="1"/>
          <w:i w:val="0"/>
          <w:smallCaps w:val="0"/>
          <w:strike w:val="0"/>
          <w:color w:val="0070c0"/>
          <w:sz w:val="24"/>
          <w:szCs w:val="24"/>
          <w:u w:val="none"/>
          <w:shd w:fill="auto" w:val="clear"/>
          <w:vertAlign w:val="baseline"/>
          <w:rtl w:val="0"/>
        </w:rPr>
        <w:t xml:space="preserve">[IMMI seulement - pour toute cette section ‘maintien de la culture’]</w:t>
      </w:r>
    </w:p>
    <w:p w:rsidR="00000000" w:rsidDel="00000000" w:rsidP="00000000" w:rsidRDefault="00000000" w:rsidRPr="00000000" w14:paraId="00000259">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5A">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next section of the questionnaire is aimed toward parents who have moved to another country in recent years.</w:t>
      </w:r>
    </w:p>
    <w:p w:rsidR="00000000" w:rsidDel="00000000" w:rsidP="00000000" w:rsidRDefault="00000000" w:rsidRPr="00000000" w14:paraId="0000025B">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5C">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Changing countries means that we are exposed to different ways of doing things, between our country of origin and the country where we live. In this section, we will ask you questions about what's important to you for your children's education.</w:t>
      </w:r>
    </w:p>
    <w:p w:rsidR="00000000" w:rsidDel="00000000" w:rsidP="00000000" w:rsidRDefault="00000000" w:rsidRPr="00000000" w14:paraId="0000025D">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5E">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On a scale of 0 to 10, how much do you agree or disagree with the way children are raised… </w:t>
      </w:r>
      <w:r w:rsidDel="00000000" w:rsidR="00000000" w:rsidRPr="00000000">
        <w:rPr>
          <w:rFonts w:ascii="Cambria" w:cs="Cambria" w:eastAsia="Cambria" w:hAnsi="Cambria"/>
          <w:sz w:val="24"/>
          <w:szCs w:val="24"/>
          <w:rtl w:val="0"/>
        </w:rPr>
        <w:t xml:space="preserve">…</w:t>
        <w:tab/>
        <w:tab/>
        <w:tab/>
      </w:r>
      <w:r w:rsidDel="00000000" w:rsidR="00000000" w:rsidRPr="00000000">
        <w:rPr>
          <w:rFonts w:ascii="Cambria" w:cs="Cambria" w:eastAsia="Cambria" w:hAnsi="Cambria"/>
          <w:sz w:val="24"/>
          <w:szCs w:val="24"/>
          <w:highlight w:val="yellow"/>
          <w:rtl w:val="0"/>
        </w:rPr>
        <w:t xml:space="preserve">(inspiré de Portes et Rumbaut, 1991-2005)</w:t>
      </w: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color w:val="0000ff"/>
          <w:sz w:val="24"/>
          <w:szCs w:val="24"/>
          <w:rtl w:val="0"/>
        </w:rPr>
        <w:t xml:space="preserve">--échelle 0 à 10 points :  “completely disagree” à  “completely agree”</w:t>
      </w:r>
      <w:r w:rsidDel="00000000" w:rsidR="00000000" w:rsidRPr="00000000">
        <w:rPr>
          <w:rtl w:val="0"/>
        </w:rPr>
      </w:r>
    </w:p>
    <w:p w:rsidR="00000000" w:rsidDel="00000000" w:rsidP="00000000" w:rsidRDefault="00000000" w:rsidRPr="00000000" w14:paraId="0000025F">
      <w:pPr>
        <w:numPr>
          <w:ilvl w:val="1"/>
          <w:numId w:val="1"/>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your country of origin </w:t>
      </w:r>
    </w:p>
    <w:p w:rsidR="00000000" w:rsidDel="00000000" w:rsidP="00000000" w:rsidRDefault="00000000" w:rsidRPr="00000000" w14:paraId="00000260">
      <w:pPr>
        <w:numPr>
          <w:ilvl w:val="1"/>
          <w:numId w:val="1"/>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Quebec </w:t>
      </w:r>
      <w:r w:rsidDel="00000000" w:rsidR="00000000" w:rsidRPr="00000000">
        <w:rPr>
          <w:rtl w:val="0"/>
        </w:rPr>
      </w:r>
    </w:p>
    <w:p w:rsidR="00000000" w:rsidDel="00000000" w:rsidP="00000000" w:rsidRDefault="00000000" w:rsidRPr="00000000" w14:paraId="00000261">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62">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How often do you do the following things </w:t>
      </w:r>
      <w:r w:rsidDel="00000000" w:rsidR="00000000" w:rsidRPr="00000000">
        <w:rPr>
          <w:rFonts w:ascii="Cambria" w:cs="Cambria" w:eastAsia="Cambria" w:hAnsi="Cambria"/>
          <w:b w:val="1"/>
          <w:i w:val="1"/>
          <w:sz w:val="24"/>
          <w:szCs w:val="24"/>
          <w:rtl w:val="0"/>
        </w:rPr>
        <w:t xml:space="preserve">with your child(ren)</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sz w:val="24"/>
          <w:szCs w:val="24"/>
          <w:rtl w:val="0"/>
        </w:rPr>
        <w:t xml:space="preserve">(inspiration de </w:t>
      </w:r>
      <w:r w:rsidDel="00000000" w:rsidR="00000000" w:rsidRPr="00000000">
        <w:rPr>
          <w:rFonts w:ascii="Cambria" w:cs="Cambria" w:eastAsia="Cambria" w:hAnsi="Cambria"/>
          <w:sz w:val="24"/>
          <w:szCs w:val="24"/>
          <w:highlight w:val="yellow"/>
          <w:rtl w:val="0"/>
        </w:rPr>
        <w:t xml:space="preserve">Szapocznik‚ J.‚ Kurtines‚ W. M.‚ &amp; Fernandez‚ T., 1980)</w:t>
      </w:r>
      <w:r w:rsidDel="00000000" w:rsidR="00000000" w:rsidRPr="00000000">
        <w:rPr>
          <w:rtl w:val="0"/>
        </w:rPr>
      </w:r>
    </w:p>
    <w:p w:rsidR="00000000" w:rsidDel="00000000" w:rsidP="00000000" w:rsidRDefault="00000000" w:rsidRPr="00000000" w14:paraId="00000263">
      <w:pPr>
        <w:numPr>
          <w:ilvl w:val="1"/>
          <w:numId w:val="1"/>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Discuss what is happening in my country of origin</w:t>
      </w:r>
      <w:r w:rsidDel="00000000" w:rsidR="00000000" w:rsidRPr="00000000">
        <w:rPr>
          <w:rtl w:val="0"/>
        </w:rPr>
      </w:r>
    </w:p>
    <w:p w:rsidR="00000000" w:rsidDel="00000000" w:rsidP="00000000" w:rsidRDefault="00000000" w:rsidRPr="00000000" w14:paraId="00000264">
      <w:pPr>
        <w:numPr>
          <w:ilvl w:val="1"/>
          <w:numId w:val="1"/>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Speak the language of my country of origin</w:t>
      </w:r>
    </w:p>
    <w:p w:rsidR="00000000" w:rsidDel="00000000" w:rsidP="00000000" w:rsidRDefault="00000000" w:rsidRPr="00000000" w14:paraId="00000265">
      <w:pPr>
        <w:numPr>
          <w:ilvl w:val="1"/>
          <w:numId w:val="1"/>
        </w:numPr>
        <w:spacing w:line="240" w:lineRule="auto"/>
        <w:ind w:left="144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Speak in French</w:t>
      </w:r>
      <w:r w:rsidDel="00000000" w:rsidR="00000000" w:rsidRPr="00000000">
        <w:rPr>
          <w:rtl w:val="0"/>
        </w:rPr>
      </w:r>
    </w:p>
    <w:p w:rsidR="00000000" w:rsidDel="00000000" w:rsidP="00000000" w:rsidRDefault="00000000" w:rsidRPr="00000000" w14:paraId="00000266">
      <w:pPr>
        <w:numPr>
          <w:ilvl w:val="1"/>
          <w:numId w:val="1"/>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Watch</w:t>
      </w:r>
      <w:r w:rsidDel="00000000" w:rsidR="00000000" w:rsidRPr="00000000">
        <w:rPr>
          <w:rFonts w:ascii="Cambria" w:cs="Cambria" w:eastAsia="Cambria" w:hAnsi="Cambria"/>
          <w:sz w:val="24"/>
          <w:szCs w:val="24"/>
          <w:rtl w:val="0"/>
        </w:rPr>
        <w:t xml:space="preserve"> movies or TV shows from my country of origin</w:t>
      </w:r>
      <w:r w:rsidDel="00000000" w:rsidR="00000000" w:rsidRPr="00000000">
        <w:rPr>
          <w:rtl w:val="0"/>
        </w:rPr>
      </w:r>
    </w:p>
    <w:p w:rsidR="00000000" w:rsidDel="00000000" w:rsidP="00000000" w:rsidRDefault="00000000" w:rsidRPr="00000000" w14:paraId="00000267">
      <w:pPr>
        <w:numPr>
          <w:ilvl w:val="1"/>
          <w:numId w:val="1"/>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Eat food from my country of origin</w:t>
      </w:r>
      <w:r w:rsidDel="00000000" w:rsidR="00000000" w:rsidRPr="00000000">
        <w:rPr>
          <w:rtl w:val="0"/>
        </w:rPr>
      </w:r>
    </w:p>
    <w:p w:rsidR="00000000" w:rsidDel="00000000" w:rsidP="00000000" w:rsidRDefault="00000000" w:rsidRPr="00000000" w14:paraId="00000268">
      <w:pPr>
        <w:numPr>
          <w:ilvl w:val="1"/>
          <w:numId w:val="1"/>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Hang out with other people from my country of origin</w:t>
      </w:r>
      <w:r w:rsidDel="00000000" w:rsidR="00000000" w:rsidRPr="00000000">
        <w:rPr>
          <w:rtl w:val="0"/>
        </w:rPr>
      </w:r>
    </w:p>
    <w:p w:rsidR="00000000" w:rsidDel="00000000" w:rsidP="00000000" w:rsidRDefault="00000000" w:rsidRPr="00000000" w14:paraId="00000269">
      <w:pPr>
        <w:numPr>
          <w:ilvl w:val="1"/>
          <w:numId w:val="1"/>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Celebrate the holidays of my country of origin</w:t>
      </w:r>
      <w:r w:rsidDel="00000000" w:rsidR="00000000" w:rsidRPr="00000000">
        <w:rPr>
          <w:rtl w:val="0"/>
        </w:rPr>
      </w:r>
    </w:p>
    <w:p w:rsidR="00000000" w:rsidDel="00000000" w:rsidP="00000000" w:rsidRDefault="00000000" w:rsidRPr="00000000" w14:paraId="0000026A">
      <w:pPr>
        <w:numPr>
          <w:ilvl w:val="0"/>
          <w:numId w:val="48"/>
        </w:numPr>
        <w:spacing w:line="240" w:lineRule="auto"/>
        <w:ind w:left="216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Never</w:t>
      </w:r>
    </w:p>
    <w:p w:rsidR="00000000" w:rsidDel="00000000" w:rsidP="00000000" w:rsidRDefault="00000000" w:rsidRPr="00000000" w14:paraId="0000026B">
      <w:pPr>
        <w:numPr>
          <w:ilvl w:val="0"/>
          <w:numId w:val="48"/>
        </w:numPr>
        <w:spacing w:line="240" w:lineRule="auto"/>
        <w:ind w:left="216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Rarely</w:t>
      </w:r>
    </w:p>
    <w:p w:rsidR="00000000" w:rsidDel="00000000" w:rsidP="00000000" w:rsidRDefault="00000000" w:rsidRPr="00000000" w14:paraId="0000026C">
      <w:pPr>
        <w:numPr>
          <w:ilvl w:val="0"/>
          <w:numId w:val="48"/>
        </w:numPr>
        <w:spacing w:line="240" w:lineRule="auto"/>
        <w:ind w:left="216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Sometimes</w:t>
      </w:r>
    </w:p>
    <w:p w:rsidR="00000000" w:rsidDel="00000000" w:rsidP="00000000" w:rsidRDefault="00000000" w:rsidRPr="00000000" w14:paraId="0000026D">
      <w:pPr>
        <w:numPr>
          <w:ilvl w:val="0"/>
          <w:numId w:val="48"/>
        </w:numPr>
        <w:spacing w:line="240" w:lineRule="auto"/>
        <w:ind w:left="216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Often</w:t>
      </w:r>
    </w:p>
    <w:p w:rsidR="00000000" w:rsidDel="00000000" w:rsidP="00000000" w:rsidRDefault="00000000" w:rsidRPr="00000000" w14:paraId="0000026E">
      <w:pPr>
        <w:numPr>
          <w:ilvl w:val="0"/>
          <w:numId w:val="48"/>
        </w:numPr>
        <w:spacing w:line="240" w:lineRule="auto"/>
        <w:ind w:left="216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Very often</w:t>
      </w:r>
      <w:r w:rsidDel="00000000" w:rsidR="00000000" w:rsidRPr="00000000">
        <w:br w:type="page"/>
      </w:r>
      <w:r w:rsidDel="00000000" w:rsidR="00000000" w:rsidRPr="00000000">
        <w:rPr>
          <w:rtl w:val="0"/>
        </w:rPr>
      </w:r>
    </w:p>
    <w:p w:rsidR="00000000" w:rsidDel="00000000" w:rsidP="00000000" w:rsidRDefault="00000000" w:rsidRPr="00000000" w14:paraId="0000026F">
      <w:pPr>
        <w:rPr>
          <w:b w:val="1"/>
          <w:highlight w:val="green"/>
        </w:rPr>
      </w:pPr>
      <w:r w:rsidDel="00000000" w:rsidR="00000000" w:rsidRPr="00000000">
        <w:rPr>
          <w:b w:val="1"/>
          <w:highlight w:val="green"/>
          <w:rtl w:val="0"/>
        </w:rPr>
        <w:t xml:space="preserve">[family activities and discussions]</w:t>
      </w:r>
      <w:r w:rsidDel="00000000" w:rsidR="00000000" w:rsidRPr="00000000">
        <w:rPr>
          <w:b w:val="1"/>
          <w:rtl w:val="0"/>
        </w:rPr>
        <w:tab/>
        <w:tab/>
      </w:r>
      <w:r w:rsidDel="00000000" w:rsidR="00000000" w:rsidRPr="00000000">
        <w:rPr>
          <w:rFonts w:ascii="Cambria" w:cs="Cambria" w:eastAsia="Cambria" w:hAnsi="Cambria"/>
          <w:b w:val="1"/>
          <w:color w:val="0070c0"/>
          <w:sz w:val="24"/>
          <w:szCs w:val="24"/>
          <w:rtl w:val="0"/>
        </w:rPr>
        <w:t xml:space="preserve">[nouvelle page]</w:t>
      </w:r>
      <w:r w:rsidDel="00000000" w:rsidR="00000000" w:rsidRPr="00000000">
        <w:rPr>
          <w:rtl w:val="0"/>
        </w:rPr>
      </w:r>
    </w:p>
    <w:p w:rsidR="00000000" w:rsidDel="00000000" w:rsidP="00000000" w:rsidRDefault="00000000" w:rsidRPr="00000000" w14:paraId="00000270">
      <w:pPr>
        <w:spacing w:line="240" w:lineRule="auto"/>
        <w:rPr>
          <w:rFonts w:ascii="Cambria" w:cs="Cambria" w:eastAsia="Cambria" w:hAnsi="Cambria"/>
          <w:b w:val="1"/>
          <w:color w:val="0070c0"/>
          <w:sz w:val="24"/>
          <w:szCs w:val="24"/>
        </w:rPr>
      </w:pPr>
      <w:r w:rsidDel="00000000" w:rsidR="00000000" w:rsidRPr="00000000">
        <w:rPr>
          <w:rFonts w:ascii="Cambria" w:cs="Cambria" w:eastAsia="Cambria" w:hAnsi="Cambria"/>
          <w:b w:val="1"/>
          <w:color w:val="0070c0"/>
          <w:sz w:val="24"/>
          <w:szCs w:val="24"/>
          <w:rtl w:val="0"/>
        </w:rPr>
        <w:t xml:space="preserve">[tous]</w:t>
      </w:r>
    </w:p>
    <w:p w:rsidR="00000000" w:rsidDel="00000000" w:rsidP="00000000" w:rsidRDefault="00000000" w:rsidRPr="00000000" w14:paraId="00000271">
      <w:pPr>
        <w:spacing w:line="240" w:lineRule="auto"/>
        <w:rPr>
          <w:rFonts w:ascii="Cambria" w:cs="Cambria" w:eastAsia="Cambria" w:hAnsi="Cambria"/>
          <w:b w:val="1"/>
          <w:color w:val="0070c0"/>
          <w:sz w:val="24"/>
          <w:szCs w:val="24"/>
        </w:rPr>
      </w:pPr>
      <w:r w:rsidDel="00000000" w:rsidR="00000000" w:rsidRPr="00000000">
        <w:rPr>
          <w:rtl w:val="0"/>
        </w:rPr>
      </w:r>
    </w:p>
    <w:p w:rsidR="00000000" w:rsidDel="00000000" w:rsidP="00000000" w:rsidRDefault="00000000" w:rsidRPr="00000000" w14:paraId="00000272">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Life moves fast, and parents are often caught up in a variety of responsibilities. In the time you have with your family, what kinds of activities do you do with your child(ren)?</w:t>
      </w:r>
    </w:p>
    <w:p w:rsidR="00000000" w:rsidDel="00000000" w:rsidP="00000000" w:rsidRDefault="00000000" w:rsidRPr="00000000" w14:paraId="00000273">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74">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In the last month</w:t>
      </w:r>
      <w:r w:rsidDel="00000000" w:rsidR="00000000" w:rsidRPr="00000000">
        <w:rPr>
          <w:rFonts w:ascii="Cambria" w:cs="Cambria" w:eastAsia="Cambria" w:hAnsi="Cambria"/>
          <w:sz w:val="24"/>
          <w:szCs w:val="24"/>
          <w:rtl w:val="0"/>
        </w:rPr>
        <w:t xml:space="preserve">, at what frequency have you done the following activities</w:t>
      </w:r>
      <w:r w:rsidDel="00000000" w:rsidR="00000000" w:rsidRPr="00000000">
        <w:rPr>
          <w:rFonts w:ascii="Cambria" w:cs="Cambria" w:eastAsia="Cambria" w:hAnsi="Cambria"/>
          <w:b w:val="1"/>
          <w:sz w:val="24"/>
          <w:szCs w:val="24"/>
          <w:rtl w:val="0"/>
        </w:rPr>
        <w:t xml:space="preserve"> </w:t>
      </w:r>
      <w:r w:rsidDel="00000000" w:rsidR="00000000" w:rsidRPr="00000000">
        <w:rPr>
          <w:rFonts w:ascii="Cambria" w:cs="Cambria" w:eastAsia="Cambria" w:hAnsi="Cambria"/>
          <w:sz w:val="24"/>
          <w:szCs w:val="24"/>
          <w:rtl w:val="0"/>
        </w:rPr>
        <w:t xml:space="preserve">with your child or children?</w:t>
      </w:r>
    </w:p>
    <w:p w:rsidR="00000000" w:rsidDel="00000000" w:rsidP="00000000" w:rsidRDefault="00000000" w:rsidRPr="00000000" w14:paraId="00000275">
      <w:pPr>
        <w:tabs>
          <w:tab w:val="center" w:leader="none" w:pos="4320"/>
          <w:tab w:val="right" w:leader="none" w:pos="8640"/>
        </w:tabs>
        <w:spacing w:line="240" w:lineRule="auto"/>
        <w:ind w:left="720" w:firstLine="0"/>
        <w:rPr>
          <w:rFonts w:ascii="Cambria" w:cs="Cambria" w:eastAsia="Cambria" w:hAnsi="Cambria"/>
          <w:sz w:val="24"/>
          <w:szCs w:val="24"/>
          <w:highlight w:val="yellow"/>
        </w:rPr>
      </w:pPr>
      <w:r w:rsidDel="00000000" w:rsidR="00000000" w:rsidRPr="00000000">
        <w:rPr>
          <w:rFonts w:ascii="Cambria" w:cs="Cambria" w:eastAsia="Cambria" w:hAnsi="Cambria"/>
          <w:color w:val="0000ff"/>
          <w:sz w:val="24"/>
          <w:szCs w:val="24"/>
          <w:rtl w:val="0"/>
        </w:rPr>
        <w:t xml:space="preserve">--échelle à 5 points :  “Never”, “Once or twice, “A few times”, “Often”, “Very often”] </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sz w:val="24"/>
          <w:szCs w:val="24"/>
          <w:highlight w:val="yellow"/>
          <w:rtl w:val="0"/>
        </w:rPr>
        <w:t xml:space="preserve">+ </w:t>
      </w:r>
      <w:r w:rsidDel="00000000" w:rsidR="00000000" w:rsidRPr="00000000">
        <w:rPr>
          <w:rFonts w:ascii="Cambria" w:cs="Cambria" w:eastAsia="Cambria" w:hAnsi="Cambria"/>
          <w:sz w:val="24"/>
          <w:szCs w:val="24"/>
          <w:highlight w:val="yellow"/>
          <w:u w:val="single"/>
          <w:rtl w:val="0"/>
        </w:rPr>
        <w:t xml:space="preserve">VA questionnaire</w:t>
      </w:r>
      <w:r w:rsidDel="00000000" w:rsidR="00000000" w:rsidRPr="00000000">
        <w:rPr>
          <w:rFonts w:ascii="Cambria" w:cs="Cambria" w:eastAsia="Cambria" w:hAnsi="Cambria"/>
          <w:sz w:val="24"/>
          <w:szCs w:val="24"/>
          <w:highlight w:val="yellow"/>
          <w:rtl w:val="0"/>
        </w:rPr>
        <w:t xml:space="preserve">, In Home Questionnaire Code Book, S.16 </w:t>
      </w:r>
    </w:p>
    <w:p w:rsidR="00000000" w:rsidDel="00000000" w:rsidP="00000000" w:rsidRDefault="00000000" w:rsidRPr="00000000" w14:paraId="00000276">
      <w:pPr>
        <w:numPr>
          <w:ilvl w:val="1"/>
          <w:numId w:val="1"/>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Eat dinner as a family</w:t>
      </w:r>
      <w:r w:rsidDel="00000000" w:rsidR="00000000" w:rsidRPr="00000000">
        <w:rPr>
          <w:rtl w:val="0"/>
        </w:rPr>
      </w:r>
    </w:p>
    <w:p w:rsidR="00000000" w:rsidDel="00000000" w:rsidP="00000000" w:rsidRDefault="00000000" w:rsidRPr="00000000" w14:paraId="00000277">
      <w:pPr>
        <w:numPr>
          <w:ilvl w:val="1"/>
          <w:numId w:val="1"/>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Play a game indoors</w:t>
      </w:r>
    </w:p>
    <w:p w:rsidR="00000000" w:rsidDel="00000000" w:rsidP="00000000" w:rsidRDefault="00000000" w:rsidRPr="00000000" w14:paraId="00000278">
      <w:pPr>
        <w:numPr>
          <w:ilvl w:val="1"/>
          <w:numId w:val="1"/>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Play </w:t>
      </w:r>
      <w:r w:rsidDel="00000000" w:rsidR="00000000" w:rsidRPr="00000000">
        <w:rPr>
          <w:rFonts w:ascii="Cambria" w:cs="Cambria" w:eastAsia="Cambria" w:hAnsi="Cambria"/>
          <w:sz w:val="24"/>
          <w:szCs w:val="24"/>
          <w:rtl w:val="0"/>
        </w:rPr>
        <w:t xml:space="preserve">outside</w:t>
      </w:r>
      <w:r w:rsidDel="00000000" w:rsidR="00000000" w:rsidRPr="00000000">
        <w:rPr>
          <w:rFonts w:ascii="Cambria" w:cs="Cambria" w:eastAsia="Cambria" w:hAnsi="Cambria"/>
          <w:sz w:val="24"/>
          <w:szCs w:val="24"/>
          <w:rtl w:val="0"/>
        </w:rPr>
        <w:t xml:space="preserve"> or play a sport </w:t>
      </w:r>
    </w:p>
    <w:p w:rsidR="00000000" w:rsidDel="00000000" w:rsidP="00000000" w:rsidRDefault="00000000" w:rsidRPr="00000000" w14:paraId="00000279">
      <w:pPr>
        <w:numPr>
          <w:ilvl w:val="1"/>
          <w:numId w:val="1"/>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Read a book </w:t>
      </w:r>
    </w:p>
    <w:p w:rsidR="00000000" w:rsidDel="00000000" w:rsidP="00000000" w:rsidRDefault="00000000" w:rsidRPr="00000000" w14:paraId="0000027A">
      <w:pPr>
        <w:numPr>
          <w:ilvl w:val="1"/>
          <w:numId w:val="1"/>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Watch a movie </w:t>
      </w:r>
    </w:p>
    <w:p w:rsidR="00000000" w:rsidDel="00000000" w:rsidP="00000000" w:rsidRDefault="00000000" w:rsidRPr="00000000" w14:paraId="0000027B">
      <w:pPr>
        <w:numPr>
          <w:ilvl w:val="1"/>
          <w:numId w:val="1"/>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Go to the library </w:t>
      </w:r>
    </w:p>
    <w:p w:rsidR="00000000" w:rsidDel="00000000" w:rsidP="00000000" w:rsidRDefault="00000000" w:rsidRPr="00000000" w14:paraId="0000027C">
      <w:pPr>
        <w:numPr>
          <w:ilvl w:val="1"/>
          <w:numId w:val="1"/>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Attend</w:t>
      </w:r>
      <w:r w:rsidDel="00000000" w:rsidR="00000000" w:rsidRPr="00000000">
        <w:rPr>
          <w:rFonts w:ascii="Cambria" w:cs="Cambria" w:eastAsia="Cambria" w:hAnsi="Cambria"/>
          <w:sz w:val="24"/>
          <w:szCs w:val="24"/>
          <w:rtl w:val="0"/>
        </w:rPr>
        <w:t xml:space="preserve"> a cultural outing (go to the movies, museum, etc.)</w:t>
      </w:r>
      <w:r w:rsidDel="00000000" w:rsidR="00000000" w:rsidRPr="00000000">
        <w:rPr>
          <w:rtl w:val="0"/>
        </w:rPr>
      </w:r>
    </w:p>
    <w:p w:rsidR="00000000" w:rsidDel="00000000" w:rsidP="00000000" w:rsidRDefault="00000000" w:rsidRPr="00000000" w14:paraId="0000027D">
      <w:pPr>
        <w:numPr>
          <w:ilvl w:val="1"/>
          <w:numId w:val="1"/>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Prepare</w:t>
      </w:r>
      <w:r w:rsidDel="00000000" w:rsidR="00000000" w:rsidRPr="00000000">
        <w:rPr>
          <w:rFonts w:ascii="Cambria" w:cs="Cambria" w:eastAsia="Cambria" w:hAnsi="Cambria"/>
          <w:sz w:val="24"/>
          <w:szCs w:val="24"/>
          <w:rtl w:val="0"/>
        </w:rPr>
        <w:t xml:space="preserve"> a meal together</w:t>
      </w:r>
      <w:r w:rsidDel="00000000" w:rsidR="00000000" w:rsidRPr="00000000">
        <w:rPr>
          <w:rtl w:val="0"/>
        </w:rPr>
      </w:r>
    </w:p>
    <w:p w:rsidR="00000000" w:rsidDel="00000000" w:rsidP="00000000" w:rsidRDefault="00000000" w:rsidRPr="00000000" w14:paraId="0000027E">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7F">
      <w:pPr>
        <w:spacing w:line="240" w:lineRule="auto"/>
        <w:rPr>
          <w:rFonts w:ascii="Cambria" w:cs="Cambria" w:eastAsia="Cambria" w:hAnsi="Cambria"/>
          <w:color w:val="0070c0"/>
          <w:sz w:val="24"/>
          <w:szCs w:val="24"/>
        </w:rPr>
      </w:pPr>
      <w:r w:rsidDel="00000000" w:rsidR="00000000" w:rsidRPr="00000000">
        <w:rPr>
          <w:rFonts w:ascii="Cambria" w:cs="Cambria" w:eastAsia="Cambria" w:hAnsi="Cambria"/>
          <w:color w:val="0070c0"/>
          <w:sz w:val="24"/>
          <w:szCs w:val="24"/>
          <w:rtl w:val="0"/>
        </w:rPr>
        <w:t xml:space="preserve">[nouvelle page]</w:t>
      </w:r>
    </w:p>
    <w:p w:rsidR="00000000" w:rsidDel="00000000" w:rsidP="00000000" w:rsidRDefault="00000000" w:rsidRPr="00000000" w14:paraId="00000280">
      <w:pPr>
        <w:spacing w:line="240" w:lineRule="auto"/>
        <w:rPr>
          <w:rFonts w:ascii="Cambria" w:cs="Cambria" w:eastAsia="Cambria" w:hAnsi="Cambria"/>
          <w:color w:val="0070c0"/>
          <w:sz w:val="24"/>
          <w:szCs w:val="24"/>
        </w:rPr>
      </w:pPr>
      <w:r w:rsidDel="00000000" w:rsidR="00000000" w:rsidRPr="00000000">
        <w:rPr>
          <w:rtl w:val="0"/>
        </w:rPr>
      </w:r>
    </w:p>
    <w:p w:rsidR="00000000" w:rsidDel="00000000" w:rsidP="00000000" w:rsidRDefault="00000000" w:rsidRPr="00000000" w14:paraId="00000281">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In the last month</w:t>
      </w:r>
      <w:r w:rsidDel="00000000" w:rsidR="00000000" w:rsidRPr="00000000">
        <w:rPr>
          <w:rFonts w:ascii="Cambria" w:cs="Cambria" w:eastAsia="Cambria" w:hAnsi="Cambria"/>
          <w:sz w:val="24"/>
          <w:szCs w:val="24"/>
          <w:rtl w:val="0"/>
        </w:rPr>
        <w:t xml:space="preserve">, at what frequency have you spoken to your child or children about : </w:t>
        <w:br w:type="textWrapping"/>
      </w:r>
      <w:r w:rsidDel="00000000" w:rsidR="00000000" w:rsidRPr="00000000">
        <w:rPr>
          <w:rFonts w:ascii="Cambria" w:cs="Cambria" w:eastAsia="Cambria" w:hAnsi="Cambria"/>
          <w:color w:val="0000ff"/>
          <w:sz w:val="24"/>
          <w:szCs w:val="24"/>
          <w:rtl w:val="0"/>
        </w:rPr>
        <w:t xml:space="preserve">[5 points scale :   “Never”, “Once or twice”, “A few times”, “Often”, “Very often”] </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sz w:val="24"/>
          <w:szCs w:val="24"/>
          <w:highlight w:val="yellow"/>
          <w:u w:val="single"/>
          <w:rtl w:val="0"/>
        </w:rPr>
        <w:t xml:space="preserve">VA questionnaire</w:t>
      </w:r>
      <w:r w:rsidDel="00000000" w:rsidR="00000000" w:rsidRPr="00000000">
        <w:rPr>
          <w:rFonts w:ascii="Cambria" w:cs="Cambria" w:eastAsia="Cambria" w:hAnsi="Cambria"/>
          <w:sz w:val="24"/>
          <w:szCs w:val="24"/>
          <w:highlight w:val="yellow"/>
          <w:rtl w:val="0"/>
        </w:rPr>
        <w:t xml:space="preserve">, Informer et mobiliser les enfants - adapté</w:t>
      </w: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282">
      <w:pPr>
        <w:numPr>
          <w:ilvl w:val="1"/>
          <w:numId w:val="1"/>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their </w:t>
      </w:r>
      <w:r w:rsidDel="00000000" w:rsidR="00000000" w:rsidRPr="00000000">
        <w:rPr>
          <w:rFonts w:ascii="Cambria" w:cs="Cambria" w:eastAsia="Cambria" w:hAnsi="Cambria"/>
          <w:sz w:val="24"/>
          <w:szCs w:val="24"/>
          <w:rtl w:val="0"/>
        </w:rPr>
        <w:t xml:space="preserve">feelings and emotions</w:t>
      </w:r>
      <w:r w:rsidDel="00000000" w:rsidR="00000000" w:rsidRPr="00000000">
        <w:rPr>
          <w:rtl w:val="0"/>
        </w:rPr>
      </w:r>
    </w:p>
    <w:p w:rsidR="00000000" w:rsidDel="00000000" w:rsidP="00000000" w:rsidRDefault="00000000" w:rsidRPr="00000000" w14:paraId="00000283">
      <w:pPr>
        <w:numPr>
          <w:ilvl w:val="1"/>
          <w:numId w:val="1"/>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their friends </w:t>
      </w:r>
    </w:p>
    <w:p w:rsidR="00000000" w:rsidDel="00000000" w:rsidP="00000000" w:rsidRDefault="00000000" w:rsidRPr="00000000" w14:paraId="00000284">
      <w:pPr>
        <w:numPr>
          <w:ilvl w:val="1"/>
          <w:numId w:val="1"/>
        </w:numPr>
        <w:spacing w:line="240" w:lineRule="auto"/>
        <w:ind w:left="1440" w:hanging="360"/>
        <w:rPr>
          <w:rFonts w:ascii="Cambria" w:cs="Cambria" w:eastAsia="Cambria" w:hAnsi="Cambria"/>
          <w:color w:val="a64d79"/>
          <w:sz w:val="24"/>
          <w:szCs w:val="24"/>
        </w:rPr>
      </w:pPr>
      <w:r w:rsidDel="00000000" w:rsidR="00000000" w:rsidRPr="00000000">
        <w:rPr>
          <w:rFonts w:ascii="Cambria" w:cs="Cambria" w:eastAsia="Cambria" w:hAnsi="Cambria"/>
          <w:color w:val="a64d79"/>
          <w:sz w:val="24"/>
          <w:szCs w:val="24"/>
          <w:rtl w:val="0"/>
        </w:rPr>
        <w:t xml:space="preserve">their grades at school </w:t>
      </w:r>
      <w:r w:rsidDel="00000000" w:rsidR="00000000" w:rsidRPr="00000000">
        <w:rPr>
          <w:rFonts w:ascii="Cambria" w:cs="Cambria" w:eastAsia="Cambria" w:hAnsi="Cambria"/>
          <w:color w:val="0070c0"/>
          <w:sz w:val="24"/>
          <w:szCs w:val="24"/>
          <w:rtl w:val="0"/>
        </w:rPr>
        <w:t xml:space="preserve">[ne pas montrer pour ceux: “pas à l’école”]</w:t>
      </w:r>
      <w:r w:rsidDel="00000000" w:rsidR="00000000" w:rsidRPr="00000000">
        <w:rPr>
          <w:rtl w:val="0"/>
        </w:rPr>
      </w:r>
    </w:p>
    <w:p w:rsidR="00000000" w:rsidDel="00000000" w:rsidP="00000000" w:rsidRDefault="00000000" w:rsidRPr="00000000" w14:paraId="00000285">
      <w:pPr>
        <w:numPr>
          <w:ilvl w:val="1"/>
          <w:numId w:val="1"/>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What’s happening at school</w:t>
      </w:r>
      <w:r w:rsidDel="00000000" w:rsidR="00000000" w:rsidRPr="00000000">
        <w:rPr>
          <w:rFonts w:ascii="Cambria" w:cs="Cambria" w:eastAsia="Cambria" w:hAnsi="Cambria"/>
          <w:color w:val="0070c0"/>
          <w:sz w:val="24"/>
          <w:szCs w:val="24"/>
          <w:rtl w:val="0"/>
        </w:rPr>
        <w:t xml:space="preserve">[ne pas montrer pour ceux: “pas à l’école”]</w:t>
      </w:r>
      <w:r w:rsidDel="00000000" w:rsidR="00000000" w:rsidRPr="00000000">
        <w:rPr>
          <w:rtl w:val="0"/>
        </w:rPr>
      </w:r>
    </w:p>
    <w:p w:rsidR="00000000" w:rsidDel="00000000" w:rsidP="00000000" w:rsidRDefault="00000000" w:rsidRPr="00000000" w14:paraId="00000286">
      <w:pPr>
        <w:numPr>
          <w:ilvl w:val="1"/>
          <w:numId w:val="1"/>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their</w:t>
      </w:r>
      <w:r w:rsidDel="00000000" w:rsidR="00000000" w:rsidRPr="00000000">
        <w:rPr>
          <w:rFonts w:ascii="Cambria" w:cs="Cambria" w:eastAsia="Cambria" w:hAnsi="Cambria"/>
          <w:sz w:val="24"/>
          <w:szCs w:val="24"/>
          <w:rtl w:val="0"/>
        </w:rPr>
        <w:t xml:space="preserve"> interests (sports, video games, books, films, etc.)</w:t>
      </w:r>
      <w:r w:rsidDel="00000000" w:rsidR="00000000" w:rsidRPr="00000000">
        <w:rPr>
          <w:rtl w:val="0"/>
        </w:rPr>
      </w:r>
    </w:p>
    <w:p w:rsidR="00000000" w:rsidDel="00000000" w:rsidP="00000000" w:rsidRDefault="00000000" w:rsidRPr="00000000" w14:paraId="00000287">
      <w:pPr>
        <w:numPr>
          <w:ilvl w:val="1"/>
          <w:numId w:val="1"/>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Your work </w:t>
      </w:r>
    </w:p>
    <w:p w:rsidR="00000000" w:rsidDel="00000000" w:rsidP="00000000" w:rsidRDefault="00000000" w:rsidRPr="00000000" w14:paraId="00000288">
      <w:pPr>
        <w:numPr>
          <w:ilvl w:val="1"/>
          <w:numId w:val="1"/>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What's happening in your city or neighbourhood </w:t>
      </w:r>
      <w:r w:rsidDel="00000000" w:rsidR="00000000" w:rsidRPr="00000000">
        <w:rPr>
          <w:rtl w:val="0"/>
        </w:rPr>
      </w:r>
    </w:p>
    <w:p w:rsidR="00000000" w:rsidDel="00000000" w:rsidP="00000000" w:rsidRDefault="00000000" w:rsidRPr="00000000" w14:paraId="00000289">
      <w:pPr>
        <w:numPr>
          <w:ilvl w:val="1"/>
          <w:numId w:val="1"/>
        </w:numPr>
        <w:spacing w:line="240" w:lineRule="auto"/>
        <w:ind w:left="1440" w:hanging="360"/>
        <w:rPr>
          <w:rFonts w:ascii="Cambria" w:cs="Cambria" w:eastAsia="Cambria" w:hAnsi="Cambria"/>
          <w:color w:val="a64d79"/>
          <w:sz w:val="24"/>
          <w:szCs w:val="24"/>
        </w:rPr>
      </w:pPr>
      <w:r w:rsidDel="00000000" w:rsidR="00000000" w:rsidRPr="00000000">
        <w:rPr>
          <w:rFonts w:ascii="Cambria" w:cs="Cambria" w:eastAsia="Cambria" w:hAnsi="Cambria"/>
          <w:color w:val="a64d79"/>
          <w:sz w:val="24"/>
          <w:szCs w:val="24"/>
          <w:rtl w:val="0"/>
        </w:rPr>
        <w:t xml:space="preserve">their future (future studies or work )</w:t>
      </w:r>
      <w:r w:rsidDel="00000000" w:rsidR="00000000" w:rsidRPr="00000000">
        <w:rPr>
          <w:rtl w:val="0"/>
        </w:rPr>
      </w:r>
    </w:p>
    <w:p w:rsidR="00000000" w:rsidDel="00000000" w:rsidP="00000000" w:rsidRDefault="00000000" w:rsidRPr="00000000" w14:paraId="0000028A">
      <w:pPr>
        <w:numPr>
          <w:ilvl w:val="1"/>
          <w:numId w:val="1"/>
        </w:numPr>
        <w:spacing w:line="240" w:lineRule="auto"/>
        <w:ind w:left="1440" w:hanging="360"/>
        <w:rPr>
          <w:rFonts w:ascii="Cambria" w:cs="Cambria" w:eastAsia="Cambria" w:hAnsi="Cambria"/>
          <w:color w:val="a64d79"/>
          <w:sz w:val="24"/>
          <w:szCs w:val="24"/>
          <w:u w:val="none"/>
        </w:rPr>
      </w:pPr>
      <w:r w:rsidDel="00000000" w:rsidR="00000000" w:rsidRPr="00000000">
        <w:rPr>
          <w:rFonts w:ascii="Cambria" w:cs="Cambria" w:eastAsia="Cambria" w:hAnsi="Cambria"/>
          <w:color w:val="a64d79"/>
          <w:sz w:val="24"/>
          <w:szCs w:val="24"/>
          <w:rtl w:val="0"/>
        </w:rPr>
        <w:t xml:space="preserve">The financial situation of the family </w:t>
      </w:r>
      <w:r w:rsidDel="00000000" w:rsidR="00000000" w:rsidRPr="00000000">
        <w:rPr>
          <w:rtl w:val="0"/>
        </w:rPr>
      </w:r>
    </w:p>
    <w:p w:rsidR="00000000" w:rsidDel="00000000" w:rsidP="00000000" w:rsidRDefault="00000000" w:rsidRPr="00000000" w14:paraId="0000028B">
      <w:pPr>
        <w:numPr>
          <w:ilvl w:val="1"/>
          <w:numId w:val="1"/>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news in Quebec </w:t>
      </w:r>
      <w:r w:rsidDel="00000000" w:rsidR="00000000" w:rsidRPr="00000000">
        <w:rPr>
          <w:rtl w:val="0"/>
        </w:rPr>
      </w:r>
    </w:p>
    <w:p w:rsidR="00000000" w:rsidDel="00000000" w:rsidP="00000000" w:rsidRDefault="00000000" w:rsidRPr="00000000" w14:paraId="0000028C">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8D">
      <w:pPr>
        <w:spacing w:line="240" w:lineRule="auto"/>
        <w:rPr>
          <w:rFonts w:ascii="Cambria" w:cs="Cambria" w:eastAsia="Cambria" w:hAnsi="Cambria"/>
          <w:color w:val="0070c0"/>
          <w:sz w:val="24"/>
          <w:szCs w:val="24"/>
        </w:rPr>
      </w:pPr>
      <w:r w:rsidDel="00000000" w:rsidR="00000000" w:rsidRPr="00000000">
        <w:rPr>
          <w:rFonts w:ascii="Cambria" w:cs="Cambria" w:eastAsia="Cambria" w:hAnsi="Cambria"/>
          <w:color w:val="0070c0"/>
          <w:sz w:val="24"/>
          <w:szCs w:val="24"/>
          <w:rtl w:val="0"/>
        </w:rPr>
        <w:t xml:space="preserve">[nouvelle page]</w:t>
      </w:r>
    </w:p>
    <w:p w:rsidR="00000000" w:rsidDel="00000000" w:rsidP="00000000" w:rsidRDefault="00000000" w:rsidRPr="00000000" w14:paraId="0000028E">
      <w:pPr>
        <w:spacing w:line="240" w:lineRule="auto"/>
        <w:rPr>
          <w:rFonts w:ascii="Cambria" w:cs="Cambria" w:eastAsia="Cambria" w:hAnsi="Cambria"/>
          <w:color w:val="0070c0"/>
          <w:sz w:val="24"/>
          <w:szCs w:val="24"/>
        </w:rPr>
      </w:pPr>
      <w:r w:rsidDel="00000000" w:rsidR="00000000" w:rsidRPr="00000000">
        <w:rPr>
          <w:rFonts w:ascii="Cambria" w:cs="Cambria" w:eastAsia="Cambria" w:hAnsi="Cambria"/>
          <w:color w:val="0070c0"/>
          <w:sz w:val="24"/>
          <w:szCs w:val="24"/>
          <w:rtl w:val="0"/>
        </w:rPr>
        <w:t xml:space="preserve">[les 3 questions suivantes sur la même page]</w:t>
      </w:r>
    </w:p>
    <w:p w:rsidR="00000000" w:rsidDel="00000000" w:rsidP="00000000" w:rsidRDefault="00000000" w:rsidRPr="00000000" w14:paraId="0000028F">
      <w:pPr>
        <w:spacing w:line="240" w:lineRule="auto"/>
        <w:rPr>
          <w:rFonts w:ascii="Cambria" w:cs="Cambria" w:eastAsia="Cambria" w:hAnsi="Cambria"/>
          <w:color w:val="0070c0"/>
          <w:sz w:val="24"/>
          <w:szCs w:val="24"/>
        </w:rPr>
      </w:pPr>
      <w:r w:rsidDel="00000000" w:rsidR="00000000" w:rsidRPr="00000000">
        <w:rPr>
          <w:rFonts w:ascii="Cambria" w:cs="Cambria" w:eastAsia="Cambria" w:hAnsi="Cambria"/>
          <w:color w:val="0070c0"/>
          <w:sz w:val="24"/>
          <w:szCs w:val="24"/>
          <w:highlight w:val="cyan"/>
          <w:rtl w:val="0"/>
        </w:rPr>
        <w:t xml:space="preserve">[les 3 questions suivante - </w:t>
      </w:r>
      <w:r w:rsidDel="00000000" w:rsidR="00000000" w:rsidRPr="00000000">
        <w:rPr>
          <w:rFonts w:ascii="Cambria" w:cs="Cambria" w:eastAsia="Cambria" w:hAnsi="Cambria"/>
          <w:b w:val="1"/>
          <w:color w:val="0070c0"/>
          <w:sz w:val="24"/>
          <w:szCs w:val="24"/>
          <w:highlight w:val="cyan"/>
          <w:u w:val="single"/>
          <w:rtl w:val="0"/>
        </w:rPr>
        <w:t xml:space="preserve">EXCLURE</w:t>
      </w:r>
      <w:r w:rsidDel="00000000" w:rsidR="00000000" w:rsidRPr="00000000">
        <w:rPr>
          <w:rFonts w:ascii="Cambria" w:cs="Cambria" w:eastAsia="Cambria" w:hAnsi="Cambria"/>
          <w:color w:val="0070c0"/>
          <w:sz w:val="24"/>
          <w:szCs w:val="24"/>
          <w:highlight w:val="cyan"/>
          <w:rtl w:val="0"/>
        </w:rPr>
        <w:t xml:space="preserve">: ceux ‘pas à l’école’]</w:t>
      </w:r>
      <w:r w:rsidDel="00000000" w:rsidR="00000000" w:rsidRPr="00000000">
        <w:rPr>
          <w:rtl w:val="0"/>
        </w:rPr>
      </w:r>
    </w:p>
    <w:p w:rsidR="00000000" w:rsidDel="00000000" w:rsidP="00000000" w:rsidRDefault="00000000" w:rsidRPr="00000000" w14:paraId="00000290">
      <w:pPr>
        <w:numPr>
          <w:ilvl w:val="0"/>
          <w:numId w:val="24"/>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year, is your child - or are your children - participating in </w:t>
      </w:r>
      <w:r w:rsidDel="00000000" w:rsidR="00000000" w:rsidRPr="00000000">
        <w:rPr>
          <w:rFonts w:ascii="Cambria" w:cs="Cambria" w:eastAsia="Cambria" w:hAnsi="Cambria"/>
          <w:sz w:val="24"/>
          <w:szCs w:val="24"/>
          <w:rtl w:val="0"/>
        </w:rPr>
        <w:t xml:space="preserve">organized sports</w:t>
      </w:r>
      <w:r w:rsidDel="00000000" w:rsidR="00000000" w:rsidRPr="00000000">
        <w:rPr>
          <w:rFonts w:ascii="Cambria" w:cs="Cambria" w:eastAsia="Cambria" w:hAnsi="Cambria"/>
          <w:sz w:val="24"/>
          <w:szCs w:val="24"/>
          <w:rtl w:val="0"/>
        </w:rPr>
        <w:t xml:space="preserve"> or recreational activities outside of school</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291">
      <w:pPr>
        <w:numPr>
          <w:ilvl w:val="1"/>
          <w:numId w:val="24"/>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Yes </w:t>
      </w:r>
    </w:p>
    <w:p w:rsidR="00000000" w:rsidDel="00000000" w:rsidP="00000000" w:rsidRDefault="00000000" w:rsidRPr="00000000" w14:paraId="00000292">
      <w:pPr>
        <w:numPr>
          <w:ilvl w:val="1"/>
          <w:numId w:val="24"/>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w:t>
      </w:r>
    </w:p>
    <w:p w:rsidR="00000000" w:rsidDel="00000000" w:rsidP="00000000" w:rsidRDefault="00000000" w:rsidRPr="00000000" w14:paraId="00000293">
      <w:pPr>
        <w:numPr>
          <w:ilvl w:val="1"/>
          <w:numId w:val="24"/>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don’t know</w:t>
      </w:r>
    </w:p>
    <w:p w:rsidR="00000000" w:rsidDel="00000000" w:rsidP="00000000" w:rsidRDefault="00000000" w:rsidRPr="00000000" w14:paraId="00000294">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95">
      <w:pPr>
        <w:spacing w:line="240" w:lineRule="auto"/>
        <w:rPr>
          <w:rFonts w:ascii="Cambria" w:cs="Cambria" w:eastAsia="Cambria" w:hAnsi="Cambria"/>
          <w:color w:val="0070c0"/>
          <w:sz w:val="24"/>
          <w:szCs w:val="24"/>
        </w:rPr>
      </w:pPr>
      <w:r w:rsidDel="00000000" w:rsidR="00000000" w:rsidRPr="00000000">
        <w:rPr>
          <w:rFonts w:ascii="Cambria" w:cs="Cambria" w:eastAsia="Cambria" w:hAnsi="Cambria"/>
          <w:sz w:val="24"/>
          <w:szCs w:val="24"/>
          <w:rtl w:val="0"/>
        </w:rPr>
        <w:tab/>
      </w:r>
      <w:r w:rsidDel="00000000" w:rsidR="00000000" w:rsidRPr="00000000">
        <w:rPr>
          <w:rFonts w:ascii="Cambria" w:cs="Cambria" w:eastAsia="Cambria" w:hAnsi="Cambria"/>
          <w:color w:val="0070c0"/>
          <w:sz w:val="24"/>
          <w:szCs w:val="24"/>
          <w:rtl w:val="0"/>
        </w:rPr>
        <w:t xml:space="preserve">[SI OUI - activités sportives]</w:t>
      </w:r>
    </w:p>
    <w:p w:rsidR="00000000" w:rsidDel="00000000" w:rsidP="00000000" w:rsidRDefault="00000000" w:rsidRPr="00000000" w14:paraId="00000296">
      <w:pPr>
        <w:numPr>
          <w:ilvl w:val="0"/>
          <w:numId w:val="24"/>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Since September, have you gone to </w:t>
      </w:r>
      <w:r w:rsidDel="00000000" w:rsidR="00000000" w:rsidRPr="00000000">
        <w:rPr>
          <w:rFonts w:ascii="Cambria" w:cs="Cambria" w:eastAsia="Cambria" w:hAnsi="Cambria"/>
          <w:sz w:val="24"/>
          <w:szCs w:val="24"/>
          <w:rtl w:val="0"/>
        </w:rPr>
        <w:t xml:space="preserve">your child(ren)’s </w:t>
      </w:r>
      <w:r w:rsidDel="00000000" w:rsidR="00000000" w:rsidRPr="00000000">
        <w:rPr>
          <w:rFonts w:ascii="Cambria" w:cs="Cambria" w:eastAsia="Cambria" w:hAnsi="Cambria"/>
          <w:sz w:val="24"/>
          <w:szCs w:val="24"/>
          <w:rtl w:val="0"/>
        </w:rPr>
        <w:t xml:space="preserve">practice, game,competition, or show? </w:t>
      </w:r>
    </w:p>
    <w:p w:rsidR="00000000" w:rsidDel="00000000" w:rsidP="00000000" w:rsidRDefault="00000000" w:rsidRPr="00000000" w14:paraId="00000297">
      <w:pPr>
        <w:numPr>
          <w:ilvl w:val="1"/>
          <w:numId w:val="24"/>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Never</w:t>
      </w:r>
    </w:p>
    <w:p w:rsidR="00000000" w:rsidDel="00000000" w:rsidP="00000000" w:rsidRDefault="00000000" w:rsidRPr="00000000" w14:paraId="00000298">
      <w:pPr>
        <w:numPr>
          <w:ilvl w:val="1"/>
          <w:numId w:val="24"/>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One or two times</w:t>
      </w:r>
    </w:p>
    <w:p w:rsidR="00000000" w:rsidDel="00000000" w:rsidP="00000000" w:rsidRDefault="00000000" w:rsidRPr="00000000" w14:paraId="00000299">
      <w:pPr>
        <w:numPr>
          <w:ilvl w:val="1"/>
          <w:numId w:val="24"/>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Many times</w:t>
      </w:r>
    </w:p>
    <w:p w:rsidR="00000000" w:rsidDel="00000000" w:rsidP="00000000" w:rsidRDefault="00000000" w:rsidRPr="00000000" w14:paraId="0000029A">
      <w:pPr>
        <w:numPr>
          <w:ilvl w:val="1"/>
          <w:numId w:val="24"/>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Often</w:t>
      </w:r>
    </w:p>
    <w:p w:rsidR="00000000" w:rsidDel="00000000" w:rsidP="00000000" w:rsidRDefault="00000000" w:rsidRPr="00000000" w14:paraId="0000029B">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9C">
      <w:pPr>
        <w:spacing w:line="240" w:lineRule="auto"/>
        <w:ind w:firstLine="720"/>
        <w:rPr>
          <w:rFonts w:ascii="Cambria" w:cs="Cambria" w:eastAsia="Cambria" w:hAnsi="Cambria"/>
          <w:sz w:val="24"/>
          <w:szCs w:val="24"/>
        </w:rPr>
      </w:pPr>
      <w:r w:rsidDel="00000000" w:rsidR="00000000" w:rsidRPr="00000000">
        <w:rPr>
          <w:rFonts w:ascii="Cambria" w:cs="Cambria" w:eastAsia="Cambria" w:hAnsi="Cambria"/>
          <w:color w:val="0070c0"/>
          <w:sz w:val="24"/>
          <w:szCs w:val="24"/>
          <w:rtl w:val="0"/>
        </w:rPr>
        <w:t xml:space="preserve">[SI est </w:t>
      </w:r>
      <w:r w:rsidDel="00000000" w:rsidR="00000000" w:rsidRPr="00000000">
        <w:rPr>
          <w:rFonts w:ascii="Cambria" w:cs="Cambria" w:eastAsia="Cambria" w:hAnsi="Cambria"/>
          <w:b w:val="1"/>
          <w:color w:val="0070c0"/>
          <w:sz w:val="24"/>
          <w:szCs w:val="24"/>
          <w:rtl w:val="0"/>
        </w:rPr>
        <w:t xml:space="preserve">allé</w:t>
      </w:r>
      <w:r w:rsidDel="00000000" w:rsidR="00000000" w:rsidRPr="00000000">
        <w:rPr>
          <w:rFonts w:ascii="Cambria" w:cs="Cambria" w:eastAsia="Cambria" w:hAnsi="Cambria"/>
          <w:color w:val="0070c0"/>
          <w:sz w:val="24"/>
          <w:szCs w:val="24"/>
          <w:rtl w:val="0"/>
        </w:rPr>
        <w:t xml:space="preserve"> - plus que ‘jamais’]</w:t>
      </w:r>
      <w:r w:rsidDel="00000000" w:rsidR="00000000" w:rsidRPr="00000000">
        <w:rPr>
          <w:rtl w:val="0"/>
        </w:rPr>
      </w:r>
    </w:p>
    <w:p w:rsidR="00000000" w:rsidDel="00000000" w:rsidP="00000000" w:rsidRDefault="00000000" w:rsidRPr="00000000" w14:paraId="0000029D">
      <w:pPr>
        <w:numPr>
          <w:ilvl w:val="0"/>
          <w:numId w:val="24"/>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Since September, how many times have you spoken with other parents who were present at the same sports or recreational activity of your child(ren)? </w:t>
      </w:r>
    </w:p>
    <w:p w:rsidR="00000000" w:rsidDel="00000000" w:rsidP="00000000" w:rsidRDefault="00000000" w:rsidRPr="00000000" w14:paraId="0000029E">
      <w:pPr>
        <w:numPr>
          <w:ilvl w:val="1"/>
          <w:numId w:val="24"/>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Never</w:t>
      </w:r>
    </w:p>
    <w:p w:rsidR="00000000" w:rsidDel="00000000" w:rsidP="00000000" w:rsidRDefault="00000000" w:rsidRPr="00000000" w14:paraId="0000029F">
      <w:pPr>
        <w:numPr>
          <w:ilvl w:val="1"/>
          <w:numId w:val="24"/>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One or two times</w:t>
      </w:r>
    </w:p>
    <w:p w:rsidR="00000000" w:rsidDel="00000000" w:rsidP="00000000" w:rsidRDefault="00000000" w:rsidRPr="00000000" w14:paraId="000002A0">
      <w:pPr>
        <w:numPr>
          <w:ilvl w:val="1"/>
          <w:numId w:val="24"/>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Many times</w:t>
      </w:r>
    </w:p>
    <w:p w:rsidR="00000000" w:rsidDel="00000000" w:rsidP="00000000" w:rsidRDefault="00000000" w:rsidRPr="00000000" w14:paraId="000002A1">
      <w:pPr>
        <w:numPr>
          <w:ilvl w:val="1"/>
          <w:numId w:val="24"/>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Often</w:t>
      </w:r>
    </w:p>
    <w:p w:rsidR="00000000" w:rsidDel="00000000" w:rsidP="00000000" w:rsidRDefault="00000000" w:rsidRPr="00000000" w14:paraId="000002A2">
      <w:pPr>
        <w:spacing w:lin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A3">
      <w:pPr>
        <w:spacing w:line="240" w:lineRule="auto"/>
        <w:rPr>
          <w:rFonts w:ascii="Cambria" w:cs="Cambria" w:eastAsia="Cambria" w:hAnsi="Cambria"/>
          <w:b w:val="1"/>
          <w:sz w:val="24"/>
          <w:szCs w:val="24"/>
          <w:highlight w:val="green"/>
        </w:rPr>
      </w:pPr>
      <w:r w:rsidDel="00000000" w:rsidR="00000000" w:rsidRPr="00000000">
        <w:rPr>
          <w:rFonts w:ascii="Cambria" w:cs="Cambria" w:eastAsia="Cambria" w:hAnsi="Cambria"/>
          <w:b w:val="1"/>
          <w:sz w:val="24"/>
          <w:szCs w:val="24"/>
          <w:highlight w:val="green"/>
          <w:rtl w:val="0"/>
        </w:rPr>
        <w:t xml:space="preserve">[closeness &amp; conflict]</w:t>
      </w:r>
    </w:p>
    <w:p w:rsidR="00000000" w:rsidDel="00000000" w:rsidP="00000000" w:rsidRDefault="00000000" w:rsidRPr="00000000" w14:paraId="000002A4">
      <w:pPr>
        <w:spacing w:line="240" w:lineRule="auto"/>
        <w:rPr>
          <w:rFonts w:ascii="Cambria" w:cs="Cambria" w:eastAsia="Cambria" w:hAnsi="Cambria"/>
          <w:b w:val="1"/>
          <w:color w:val="0070c0"/>
          <w:sz w:val="24"/>
          <w:szCs w:val="24"/>
        </w:rPr>
      </w:pPr>
      <w:r w:rsidDel="00000000" w:rsidR="00000000" w:rsidRPr="00000000">
        <w:rPr>
          <w:rFonts w:ascii="Cambria" w:cs="Cambria" w:eastAsia="Cambria" w:hAnsi="Cambria"/>
          <w:b w:val="1"/>
          <w:color w:val="0070c0"/>
          <w:sz w:val="24"/>
          <w:szCs w:val="24"/>
          <w:rtl w:val="0"/>
        </w:rPr>
        <w:t xml:space="preserve">[nouvelle page]</w:t>
      </w:r>
    </w:p>
    <w:p w:rsidR="00000000" w:rsidDel="00000000" w:rsidP="00000000" w:rsidRDefault="00000000" w:rsidRPr="00000000" w14:paraId="000002A5">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know that there are times in life when parents and children are closer, and times when they are less close.</w:t>
      </w:r>
    </w:p>
    <w:p w:rsidR="00000000" w:rsidDel="00000000" w:rsidP="00000000" w:rsidRDefault="00000000" w:rsidRPr="00000000" w14:paraId="000002A6">
      <w:pPr>
        <w:spacing w:line="276" w:lineRule="auto"/>
        <w:ind w:left="0" w:firstLine="0"/>
        <w:rPr>
          <w:color w:val="1d1c1d"/>
        </w:rPr>
      </w:pPr>
      <w:r w:rsidDel="00000000" w:rsidR="00000000" w:rsidRPr="00000000">
        <w:rPr>
          <w:rtl w:val="0"/>
        </w:rPr>
      </w:r>
    </w:p>
    <w:p w:rsidR="00000000" w:rsidDel="00000000" w:rsidP="00000000" w:rsidRDefault="00000000" w:rsidRPr="00000000" w14:paraId="000002A7">
      <w:pPr>
        <w:numPr>
          <w:ilvl w:val="0"/>
          <w:numId w:val="12"/>
        </w:numPr>
        <w:spacing w:line="276" w:lineRule="auto"/>
        <w:ind w:left="720" w:hanging="360"/>
        <w:rPr>
          <w:color w:val="1d1c1d"/>
        </w:rPr>
      </w:pPr>
      <w:r w:rsidDel="00000000" w:rsidR="00000000" w:rsidRPr="00000000">
        <w:rPr>
          <w:rtl w:val="0"/>
        </w:rPr>
        <w:t xml:space="preserve">In your life right now, h</w:t>
      </w:r>
      <w:r w:rsidDel="00000000" w:rsidR="00000000" w:rsidRPr="00000000">
        <w:rPr>
          <w:rtl w:val="0"/>
        </w:rPr>
        <w:t xml:space="preserve">ow much do you agree or disagree with each of the following statements?</w:t>
      </w:r>
      <w:r w:rsidDel="00000000" w:rsidR="00000000" w:rsidRPr="00000000">
        <w:rPr>
          <w:color w:val="1d1c1d"/>
          <w:rtl w:val="0"/>
        </w:rPr>
        <w:br w:type="textWrapping"/>
        <w:t xml:space="preserve">[</w:t>
      </w:r>
      <w:r w:rsidDel="00000000" w:rsidR="00000000" w:rsidRPr="00000000">
        <w:rPr>
          <w:color w:val="1d1c1d"/>
          <w:highlight w:val="yellow"/>
          <w:rtl w:val="0"/>
        </w:rPr>
        <w:t xml:space="preserve">inspiration </w:t>
      </w:r>
      <w:r w:rsidDel="00000000" w:rsidR="00000000" w:rsidRPr="00000000">
        <w:rPr>
          <w:color w:val="38761d"/>
          <w:highlight w:val="yellow"/>
          <w:rtl w:val="0"/>
        </w:rPr>
        <w:t xml:space="preserve">Correa</w:t>
      </w:r>
      <w:r w:rsidDel="00000000" w:rsidR="00000000" w:rsidRPr="00000000">
        <w:rPr>
          <w:color w:val="1d1c1d"/>
          <w:highlight w:val="yellow"/>
          <w:rtl w:val="0"/>
        </w:rPr>
        <w:t xml:space="preserve"> (2) &amp; </w:t>
      </w:r>
      <w:r w:rsidDel="00000000" w:rsidR="00000000" w:rsidRPr="00000000">
        <w:rPr>
          <w:color w:val="674ea7"/>
          <w:shd w:fill="fff2cc" w:val="clear"/>
          <w:rtl w:val="0"/>
        </w:rPr>
        <w:t xml:space="preserve">Choi et al.</w:t>
      </w:r>
      <w:r w:rsidDel="00000000" w:rsidR="00000000" w:rsidRPr="00000000">
        <w:rPr>
          <w:color w:val="1d1c1d"/>
          <w:shd w:fill="fff2cc" w:val="clear"/>
          <w:rtl w:val="0"/>
        </w:rPr>
        <w:t xml:space="preserve"> 2008 (2) &amp; inspiration from </w:t>
      </w:r>
      <w:r w:rsidDel="00000000" w:rsidR="00000000" w:rsidRPr="00000000">
        <w:rPr>
          <w:color w:val="a61c00"/>
          <w:highlight w:val="yellow"/>
          <w:rtl w:val="0"/>
        </w:rPr>
        <w:t xml:space="preserve">Hardway et Fuligni </w:t>
      </w:r>
      <w:r w:rsidDel="00000000" w:rsidR="00000000" w:rsidRPr="00000000">
        <w:rPr>
          <w:color w:val="1d1c1d"/>
          <w:highlight w:val="yellow"/>
          <w:rtl w:val="0"/>
        </w:rPr>
        <w:t xml:space="preserve">(2006 linked to Wave 1 ado Add health)</w:t>
      </w:r>
      <w:r w:rsidDel="00000000" w:rsidR="00000000" w:rsidRPr="00000000">
        <w:rPr>
          <w:color w:val="1d1c1d"/>
          <w:shd w:fill="fff2cc" w:val="clear"/>
          <w:rtl w:val="0"/>
        </w:rPr>
        <w:t xml:space="preserve">)</w:t>
      </w:r>
      <w:r w:rsidDel="00000000" w:rsidR="00000000" w:rsidRPr="00000000">
        <w:rPr>
          <w:color w:val="1d1c1d"/>
          <w:rtl w:val="0"/>
        </w:rPr>
        <w:t xml:space="preserve">] </w:t>
        <w:br w:type="textWrapping"/>
      </w:r>
      <w:r w:rsidDel="00000000" w:rsidR="00000000" w:rsidRPr="00000000">
        <w:rPr>
          <w:rFonts w:ascii="Cambria" w:cs="Cambria" w:eastAsia="Cambria" w:hAnsi="Cambria"/>
          <w:color w:val="0000ff"/>
          <w:sz w:val="24"/>
          <w:szCs w:val="24"/>
          <w:rtl w:val="0"/>
        </w:rPr>
        <w:t xml:space="preserve">-- échelle à </w:t>
      </w:r>
      <w:r w:rsidDel="00000000" w:rsidR="00000000" w:rsidRPr="00000000">
        <w:rPr>
          <w:rFonts w:ascii="Cambria" w:cs="Cambria" w:eastAsia="Cambria" w:hAnsi="Cambria"/>
          <w:color w:val="0000ff"/>
          <w:sz w:val="24"/>
          <w:szCs w:val="24"/>
          <w:shd w:fill="c9daf8" w:val="clear"/>
          <w:rtl w:val="0"/>
        </w:rPr>
        <w:t xml:space="preserve">6 pts</w:t>
      </w:r>
      <w:r w:rsidDel="00000000" w:rsidR="00000000" w:rsidRPr="00000000">
        <w:rPr>
          <w:rFonts w:ascii="Cambria" w:cs="Cambria" w:eastAsia="Cambria" w:hAnsi="Cambria"/>
          <w:color w:val="0000ff"/>
          <w:sz w:val="24"/>
          <w:szCs w:val="24"/>
          <w:rtl w:val="0"/>
        </w:rPr>
        <w:t xml:space="preserve">:  ““completely disagree”,“mostly disagree”, “slightly disagree”,“slightly agree”, “mostly agree”, “</w:t>
      </w:r>
      <w:r w:rsidDel="00000000" w:rsidR="00000000" w:rsidRPr="00000000">
        <w:rPr>
          <w:rFonts w:ascii="Cambria" w:cs="Cambria" w:eastAsia="Cambria" w:hAnsi="Cambria"/>
          <w:color w:val="0000ff"/>
          <w:sz w:val="24"/>
          <w:szCs w:val="24"/>
          <w:rtl w:val="0"/>
        </w:rPr>
        <w:t xml:space="preserve">completely</w:t>
      </w:r>
      <w:r w:rsidDel="00000000" w:rsidR="00000000" w:rsidRPr="00000000">
        <w:rPr>
          <w:rFonts w:ascii="Cambria" w:cs="Cambria" w:eastAsia="Cambria" w:hAnsi="Cambria"/>
          <w:color w:val="0000ff"/>
          <w:sz w:val="24"/>
          <w:szCs w:val="24"/>
          <w:rtl w:val="0"/>
        </w:rPr>
        <w:t xml:space="preserve"> agree”</w:t>
      </w:r>
      <w:r w:rsidDel="00000000" w:rsidR="00000000" w:rsidRPr="00000000">
        <w:rPr>
          <w:rtl w:val="0"/>
        </w:rPr>
      </w:r>
    </w:p>
    <w:p w:rsidR="00000000" w:rsidDel="00000000" w:rsidP="00000000" w:rsidRDefault="00000000" w:rsidRPr="00000000" w14:paraId="000002A8">
      <w:pPr>
        <w:spacing w:line="276" w:lineRule="auto"/>
        <w:ind w:left="720" w:firstLine="0"/>
        <w:rPr>
          <w:b w:val="1"/>
          <w:color w:val="0070c0"/>
        </w:rPr>
      </w:pPr>
      <w:r w:rsidDel="00000000" w:rsidR="00000000" w:rsidRPr="00000000">
        <w:rPr>
          <w:b w:val="1"/>
          <w:color w:val="0070c0"/>
          <w:rtl w:val="0"/>
        </w:rPr>
        <w:t xml:space="preserve">[randomiser]</w:t>
      </w:r>
    </w:p>
    <w:p w:rsidR="00000000" w:rsidDel="00000000" w:rsidP="00000000" w:rsidRDefault="00000000" w:rsidRPr="00000000" w14:paraId="000002A9">
      <w:pPr>
        <w:numPr>
          <w:ilvl w:val="1"/>
          <w:numId w:val="12"/>
        </w:numPr>
        <w:ind w:left="1440" w:hanging="360"/>
        <w:rPr>
          <w:color w:val="38761d"/>
        </w:rPr>
      </w:pPr>
      <w:r w:rsidDel="00000000" w:rsidR="00000000" w:rsidRPr="00000000">
        <w:rPr>
          <w:color w:val="38761d"/>
          <w:rtl w:val="0"/>
        </w:rPr>
        <w:t xml:space="preserve">Overall, I am satisfied with the relationship I have with my child(ren). </w:t>
      </w:r>
    </w:p>
    <w:p w:rsidR="00000000" w:rsidDel="00000000" w:rsidP="00000000" w:rsidRDefault="00000000" w:rsidRPr="00000000" w14:paraId="000002AA">
      <w:pPr>
        <w:numPr>
          <w:ilvl w:val="1"/>
          <w:numId w:val="12"/>
        </w:numPr>
        <w:spacing w:line="276" w:lineRule="auto"/>
        <w:ind w:left="1440" w:hanging="360"/>
        <w:rPr>
          <w:b w:val="1"/>
          <w:color w:val="7030a0"/>
          <w:highlight w:val="white"/>
        </w:rPr>
      </w:pPr>
      <w:r w:rsidDel="00000000" w:rsidR="00000000" w:rsidRPr="00000000">
        <w:rPr>
          <w:color w:val="7030a0"/>
          <w:rtl w:val="0"/>
        </w:rPr>
        <w:t xml:space="preserve">My child(ren) and I almost never seem to agree </w:t>
      </w:r>
    </w:p>
    <w:p w:rsidR="00000000" w:rsidDel="00000000" w:rsidP="00000000" w:rsidRDefault="00000000" w:rsidRPr="00000000" w14:paraId="000002AB">
      <w:pPr>
        <w:numPr>
          <w:ilvl w:val="1"/>
          <w:numId w:val="12"/>
        </w:numPr>
        <w:spacing w:line="276" w:lineRule="auto"/>
        <w:ind w:left="1440" w:hanging="360"/>
        <w:rPr>
          <w:b w:val="1"/>
          <w:color w:val="7030a0"/>
          <w:highlight w:val="white"/>
        </w:rPr>
      </w:pPr>
      <w:r w:rsidDel="00000000" w:rsidR="00000000" w:rsidRPr="00000000">
        <w:rPr>
          <w:color w:val="7030a0"/>
          <w:rtl w:val="0"/>
        </w:rPr>
        <w:t xml:space="preserve">Several</w:t>
      </w:r>
      <w:r w:rsidDel="00000000" w:rsidR="00000000" w:rsidRPr="00000000">
        <w:rPr>
          <w:color w:val="7030a0"/>
          <w:rtl w:val="0"/>
        </w:rPr>
        <w:t xml:space="preserve"> times</w:t>
      </w:r>
      <w:r w:rsidDel="00000000" w:rsidR="00000000" w:rsidRPr="00000000">
        <w:rPr>
          <w:color w:val="7030a0"/>
          <w:rtl w:val="0"/>
        </w:rPr>
        <w:t xml:space="preserve"> a week, my child(ren) and I get angry at each other</w:t>
      </w:r>
    </w:p>
    <w:p w:rsidR="00000000" w:rsidDel="00000000" w:rsidP="00000000" w:rsidRDefault="00000000" w:rsidRPr="00000000" w14:paraId="000002AC">
      <w:pPr>
        <w:numPr>
          <w:ilvl w:val="1"/>
          <w:numId w:val="12"/>
        </w:numPr>
        <w:spacing w:line="276" w:lineRule="auto"/>
        <w:ind w:left="1440" w:hanging="360"/>
        <w:rPr>
          <w:color w:val="a61c00"/>
        </w:rPr>
      </w:pPr>
      <w:r w:rsidDel="00000000" w:rsidR="00000000" w:rsidRPr="00000000">
        <w:rPr>
          <w:color w:val="a61c00"/>
          <w:rtl w:val="0"/>
        </w:rPr>
        <w:t xml:space="preserve">My child(ren) and I </w:t>
      </w:r>
      <w:r w:rsidDel="00000000" w:rsidR="00000000" w:rsidRPr="00000000">
        <w:rPr>
          <w:color w:val="990000"/>
          <w:rtl w:val="0"/>
        </w:rPr>
        <w:t xml:space="preserve">are supportive of each other during difficult times</w:t>
      </w:r>
    </w:p>
    <w:p w:rsidR="00000000" w:rsidDel="00000000" w:rsidP="00000000" w:rsidRDefault="00000000" w:rsidRPr="00000000" w14:paraId="000002AD">
      <w:pPr>
        <w:numPr>
          <w:ilvl w:val="1"/>
          <w:numId w:val="12"/>
        </w:numPr>
        <w:spacing w:line="276" w:lineRule="auto"/>
        <w:ind w:left="1440" w:hanging="360"/>
        <w:rPr>
          <w:color w:val="a61c00"/>
        </w:rPr>
      </w:pPr>
      <w:r w:rsidDel="00000000" w:rsidR="00000000" w:rsidRPr="00000000">
        <w:rPr>
          <w:color w:val="a61c00"/>
          <w:rtl w:val="0"/>
        </w:rPr>
        <w:t xml:space="preserve">My child(ren) </w:t>
      </w:r>
      <w:r w:rsidDel="00000000" w:rsidR="00000000" w:rsidRPr="00000000">
        <w:rPr>
          <w:color w:val="990000"/>
          <w:rtl w:val="0"/>
        </w:rPr>
        <w:t xml:space="preserve">and I feel very close to each other.</w:t>
      </w:r>
    </w:p>
    <w:p w:rsidR="00000000" w:rsidDel="00000000" w:rsidP="00000000" w:rsidRDefault="00000000" w:rsidRPr="00000000" w14:paraId="000002A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2AF">
      <w:pPr>
        <w:spacing w:line="240" w:lineRule="auto"/>
        <w:rPr>
          <w:rFonts w:ascii="Cambria" w:cs="Cambria" w:eastAsia="Cambria" w:hAnsi="Cambria"/>
          <w:color w:val="0070c0"/>
          <w:sz w:val="24"/>
          <w:szCs w:val="24"/>
        </w:rPr>
      </w:pPr>
      <w:r w:rsidDel="00000000" w:rsidR="00000000" w:rsidRPr="00000000">
        <w:rPr>
          <w:rFonts w:ascii="Cambria" w:cs="Cambria" w:eastAsia="Cambria" w:hAnsi="Cambria"/>
          <w:color w:val="0070c0"/>
          <w:sz w:val="24"/>
          <w:szCs w:val="24"/>
          <w:rtl w:val="0"/>
        </w:rPr>
        <w:t xml:space="preserve">[nouvelle page]</w:t>
      </w:r>
    </w:p>
    <w:p w:rsidR="00000000" w:rsidDel="00000000" w:rsidP="00000000" w:rsidRDefault="00000000" w:rsidRPr="00000000" w14:paraId="000002B0">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In the past month</w:t>
      </w:r>
      <w:r w:rsidDel="00000000" w:rsidR="00000000" w:rsidRPr="00000000">
        <w:rPr>
          <w:rFonts w:ascii="Cambria" w:cs="Cambria" w:eastAsia="Cambria" w:hAnsi="Cambria"/>
          <w:sz w:val="24"/>
          <w:szCs w:val="24"/>
          <w:rtl w:val="0"/>
        </w:rPr>
        <w:t xml:space="preserve">, have there been any disagreements between you and your child (or children), or between their other </w:t>
      </w:r>
      <w:r w:rsidDel="00000000" w:rsidR="00000000" w:rsidRPr="00000000">
        <w:rPr>
          <w:rFonts w:ascii="Cambria" w:cs="Cambria" w:eastAsia="Cambria" w:hAnsi="Cambria"/>
          <w:sz w:val="24"/>
          <w:szCs w:val="24"/>
          <w:rtl w:val="0"/>
        </w:rPr>
        <w:t xml:space="preserve">parent</w:t>
      </w:r>
      <w:r w:rsidDel="00000000" w:rsidR="00000000" w:rsidRPr="00000000">
        <w:rPr>
          <w:rFonts w:ascii="Cambria" w:cs="Cambria" w:eastAsia="Cambria" w:hAnsi="Cambria"/>
          <w:sz w:val="24"/>
          <w:szCs w:val="24"/>
          <w:rtl w:val="0"/>
        </w:rPr>
        <w:t xml:space="preserve"> and your child (or children), about the following subjects?</w:t>
      </w: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2B1">
      <w:pPr>
        <w:spacing w:line="240" w:lineRule="auto"/>
        <w:ind w:left="720" w:firstLine="0"/>
        <w:rPr>
          <w:rFonts w:ascii="Cambria" w:cs="Cambria" w:eastAsia="Cambria" w:hAnsi="Cambria"/>
          <w:color w:val="0000ff"/>
          <w:sz w:val="24"/>
          <w:szCs w:val="24"/>
        </w:rPr>
      </w:pPr>
      <w:r w:rsidDel="00000000" w:rsidR="00000000" w:rsidRPr="00000000">
        <w:rPr>
          <w:rFonts w:ascii="Cambria" w:cs="Cambria" w:eastAsia="Cambria" w:hAnsi="Cambria"/>
          <w:b w:val="1"/>
          <w:color w:val="a64d79"/>
          <w:sz w:val="24"/>
          <w:szCs w:val="24"/>
          <w:highlight w:val="yellow"/>
          <w:u w:val="single"/>
          <w:rtl w:val="0"/>
        </w:rPr>
        <w:t xml:space="preserve">en rose, </w:t>
      </w:r>
      <w:r w:rsidDel="00000000" w:rsidR="00000000" w:rsidRPr="00000000">
        <w:rPr>
          <w:rFonts w:ascii="Cambria" w:cs="Cambria" w:eastAsia="Cambria" w:hAnsi="Cambria"/>
          <w:color w:val="a64d79"/>
          <w:sz w:val="24"/>
          <w:szCs w:val="24"/>
          <w:highlight w:val="yellow"/>
          <w:rtl w:val="0"/>
        </w:rPr>
        <w:t xml:space="preserve">des questions inspirées des entrevues de VA avec les intervenants interculturels en milieux scolaires</w:t>
      </w:r>
      <w:r w:rsidDel="00000000" w:rsidR="00000000" w:rsidRPr="00000000">
        <w:rPr>
          <w:rtl w:val="0"/>
        </w:rPr>
      </w:r>
    </w:p>
    <w:p w:rsidR="00000000" w:rsidDel="00000000" w:rsidP="00000000" w:rsidRDefault="00000000" w:rsidRPr="00000000" w14:paraId="000002B2">
      <w:pPr>
        <w:spacing w:line="240" w:lineRule="auto"/>
        <w:ind w:left="720" w:firstLine="0"/>
        <w:rPr>
          <w:rFonts w:ascii="Cambria" w:cs="Cambria" w:eastAsia="Cambria" w:hAnsi="Cambria"/>
          <w:sz w:val="24"/>
          <w:szCs w:val="24"/>
        </w:rPr>
      </w:pPr>
      <w:r w:rsidDel="00000000" w:rsidR="00000000" w:rsidRPr="00000000">
        <w:rPr>
          <w:rFonts w:ascii="Cambria" w:cs="Cambria" w:eastAsia="Cambria" w:hAnsi="Cambria"/>
          <w:color w:val="0000ff"/>
          <w:sz w:val="24"/>
          <w:szCs w:val="24"/>
          <w:rtl w:val="0"/>
        </w:rPr>
        <w:t xml:space="preserve">[Mettre une échelle à 5 points :  </w:t>
      </w:r>
      <w:r w:rsidDel="00000000" w:rsidR="00000000" w:rsidRPr="00000000">
        <w:rPr>
          <w:rFonts w:ascii="Cambria" w:cs="Cambria" w:eastAsia="Cambria" w:hAnsi="Cambria"/>
          <w:color w:val="0000ff"/>
          <w:sz w:val="24"/>
          <w:szCs w:val="24"/>
          <w:rtl w:val="0"/>
        </w:rPr>
        <w:t xml:space="preserve"> “Never”, “Once or twice”, “A few times”, “Often”, “Very often”</w:t>
      </w:r>
      <w:r w:rsidDel="00000000" w:rsidR="00000000" w:rsidRPr="00000000">
        <w:rPr>
          <w:rFonts w:ascii="Cambria" w:cs="Cambria" w:eastAsia="Cambria" w:hAnsi="Cambria"/>
          <w:color w:val="0000ff"/>
          <w:sz w:val="24"/>
          <w:szCs w:val="24"/>
          <w:rtl w:val="0"/>
        </w:rPr>
        <w:t xml:space="preserve">]</w:t>
      </w: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2B3">
      <w:pPr>
        <w:numPr>
          <w:ilvl w:val="1"/>
          <w:numId w:val="1"/>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My child(ren)'s grades or work at school </w:t>
      </w:r>
      <w:r w:rsidDel="00000000" w:rsidR="00000000" w:rsidRPr="00000000">
        <w:rPr>
          <w:b w:val="1"/>
          <w:color w:val="0070c0"/>
          <w:sz w:val="21"/>
          <w:szCs w:val="21"/>
          <w:highlight w:val="white"/>
          <w:rtl w:val="0"/>
        </w:rPr>
        <w:t xml:space="preserve">[ne pas montrer pour ceux : “pas à l’école” ]</w:t>
      </w:r>
      <w:r w:rsidDel="00000000" w:rsidR="00000000" w:rsidRPr="00000000">
        <w:rPr>
          <w:rtl w:val="0"/>
        </w:rPr>
      </w:r>
    </w:p>
    <w:p w:rsidR="00000000" w:rsidDel="00000000" w:rsidP="00000000" w:rsidRDefault="00000000" w:rsidRPr="00000000" w14:paraId="000002B4">
      <w:pPr>
        <w:numPr>
          <w:ilvl w:val="1"/>
          <w:numId w:val="1"/>
        </w:numPr>
        <w:spacing w:line="240" w:lineRule="auto"/>
        <w:ind w:left="1440" w:hanging="360"/>
        <w:rPr>
          <w:rFonts w:ascii="Cambria" w:cs="Cambria" w:eastAsia="Cambria" w:hAnsi="Cambria"/>
          <w:color w:val="c27ba0"/>
          <w:sz w:val="24"/>
          <w:szCs w:val="24"/>
        </w:rPr>
      </w:pPr>
      <w:r w:rsidDel="00000000" w:rsidR="00000000" w:rsidRPr="00000000">
        <w:rPr>
          <w:rFonts w:ascii="Cambria" w:cs="Cambria" w:eastAsia="Cambria" w:hAnsi="Cambria"/>
          <w:color w:val="c27ba0"/>
          <w:sz w:val="24"/>
          <w:szCs w:val="24"/>
          <w:rtl w:val="0"/>
        </w:rPr>
        <w:t xml:space="preserve">The way my child speaks to me</w:t>
      </w:r>
      <w:r w:rsidDel="00000000" w:rsidR="00000000" w:rsidRPr="00000000">
        <w:rPr>
          <w:rtl w:val="0"/>
        </w:rPr>
      </w:r>
    </w:p>
    <w:p w:rsidR="00000000" w:rsidDel="00000000" w:rsidP="00000000" w:rsidRDefault="00000000" w:rsidRPr="00000000" w14:paraId="000002B5">
      <w:pPr>
        <w:numPr>
          <w:ilvl w:val="1"/>
          <w:numId w:val="1"/>
        </w:numPr>
        <w:spacing w:line="240" w:lineRule="auto"/>
        <w:ind w:left="1440" w:hanging="360"/>
        <w:rPr>
          <w:rFonts w:ascii="Cambria" w:cs="Cambria" w:eastAsia="Cambria" w:hAnsi="Cambria"/>
          <w:color w:val="c27ba0"/>
          <w:sz w:val="24"/>
          <w:szCs w:val="24"/>
          <w:u w:val="none"/>
        </w:rPr>
      </w:pPr>
      <w:r w:rsidDel="00000000" w:rsidR="00000000" w:rsidRPr="00000000">
        <w:rPr>
          <w:rFonts w:ascii="Cambria" w:cs="Cambria" w:eastAsia="Cambria" w:hAnsi="Cambria"/>
          <w:color w:val="c27ba0"/>
          <w:sz w:val="24"/>
          <w:szCs w:val="24"/>
          <w:rtl w:val="0"/>
        </w:rPr>
        <w:t xml:space="preserve">Use of cell phones or social networks</w:t>
      </w:r>
      <w:r w:rsidDel="00000000" w:rsidR="00000000" w:rsidRPr="00000000">
        <w:rPr>
          <w:rtl w:val="0"/>
        </w:rPr>
      </w:r>
    </w:p>
    <w:p w:rsidR="00000000" w:rsidDel="00000000" w:rsidP="00000000" w:rsidRDefault="00000000" w:rsidRPr="00000000" w14:paraId="000002B6">
      <w:pPr>
        <w:numPr>
          <w:ilvl w:val="1"/>
          <w:numId w:val="1"/>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My child(ren)'s friends and acquaintances </w:t>
      </w:r>
      <w:r w:rsidDel="00000000" w:rsidR="00000000" w:rsidRPr="00000000">
        <w:rPr>
          <w:rtl w:val="0"/>
        </w:rPr>
      </w:r>
    </w:p>
    <w:p w:rsidR="00000000" w:rsidDel="00000000" w:rsidP="00000000" w:rsidRDefault="00000000" w:rsidRPr="00000000" w14:paraId="000002B7">
      <w:pPr>
        <w:numPr>
          <w:ilvl w:val="1"/>
          <w:numId w:val="1"/>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My child(ren)'s outings (where they go, at what times, with whom)</w:t>
      </w:r>
      <w:r w:rsidDel="00000000" w:rsidR="00000000" w:rsidRPr="00000000">
        <w:rPr>
          <w:rtl w:val="0"/>
        </w:rPr>
      </w:r>
    </w:p>
    <w:p w:rsidR="00000000" w:rsidDel="00000000" w:rsidP="00000000" w:rsidRDefault="00000000" w:rsidRPr="00000000" w14:paraId="000002B8">
      <w:pPr>
        <w:numPr>
          <w:ilvl w:val="1"/>
          <w:numId w:val="1"/>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My child(ren)'s chores at home</w:t>
      </w:r>
      <w:r w:rsidDel="00000000" w:rsidR="00000000" w:rsidRPr="00000000">
        <w:rPr>
          <w:rtl w:val="0"/>
        </w:rPr>
      </w:r>
    </w:p>
    <w:p w:rsidR="00000000" w:rsidDel="00000000" w:rsidP="00000000" w:rsidRDefault="00000000" w:rsidRPr="00000000" w14:paraId="000002B9">
      <w:pPr>
        <w:numPr>
          <w:ilvl w:val="1"/>
          <w:numId w:val="1"/>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House rules</w:t>
      </w:r>
      <w:r w:rsidDel="00000000" w:rsidR="00000000" w:rsidRPr="00000000">
        <w:rPr>
          <w:rtl w:val="0"/>
        </w:rPr>
      </w:r>
    </w:p>
    <w:p w:rsidR="00000000" w:rsidDel="00000000" w:rsidP="00000000" w:rsidRDefault="00000000" w:rsidRPr="00000000" w14:paraId="000002BA">
      <w:pPr>
        <w:numPr>
          <w:ilvl w:val="1"/>
          <w:numId w:val="1"/>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My child(ren)'s future (studies or work)</w:t>
      </w:r>
      <w:r w:rsidDel="00000000" w:rsidR="00000000" w:rsidRPr="00000000">
        <w:rPr>
          <w:rtl w:val="0"/>
        </w:rPr>
      </w:r>
    </w:p>
    <w:p w:rsidR="00000000" w:rsidDel="00000000" w:rsidP="00000000" w:rsidRDefault="00000000" w:rsidRPr="00000000" w14:paraId="000002BB">
      <w:pPr>
        <w:numPr>
          <w:ilvl w:val="1"/>
          <w:numId w:val="1"/>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family's financial means</w:t>
      </w:r>
      <w:r w:rsidDel="00000000" w:rsidR="00000000" w:rsidRPr="00000000">
        <w:rPr>
          <w:rtl w:val="0"/>
        </w:rPr>
      </w:r>
    </w:p>
    <w:p w:rsidR="00000000" w:rsidDel="00000000" w:rsidP="00000000" w:rsidRDefault="00000000" w:rsidRPr="00000000" w14:paraId="000002BC">
      <w:pPr>
        <w:numPr>
          <w:ilvl w:val="1"/>
          <w:numId w:val="1"/>
        </w:numPr>
        <w:spacing w:line="240" w:lineRule="auto"/>
        <w:ind w:left="1440" w:hanging="360"/>
        <w:rPr>
          <w:rFonts w:ascii="Cambria" w:cs="Cambria" w:eastAsia="Cambria" w:hAnsi="Cambria"/>
          <w:color w:val="c27ba0"/>
          <w:sz w:val="24"/>
          <w:szCs w:val="24"/>
        </w:rPr>
      </w:pPr>
      <w:r w:rsidDel="00000000" w:rsidR="00000000" w:rsidRPr="00000000">
        <w:rPr>
          <w:rFonts w:ascii="Cambria" w:cs="Cambria" w:eastAsia="Cambria" w:hAnsi="Cambria"/>
          <w:color w:val="c27ba0"/>
          <w:sz w:val="24"/>
          <w:szCs w:val="24"/>
          <w:rtl w:val="0"/>
        </w:rPr>
        <w:t xml:space="preserve">The language we speak at home </w:t>
      </w:r>
      <w:r w:rsidDel="00000000" w:rsidR="00000000" w:rsidRPr="00000000">
        <w:rPr>
          <w:rFonts w:ascii="Cambria" w:cs="Cambria" w:eastAsia="Cambria" w:hAnsi="Cambria"/>
          <w:b w:val="1"/>
          <w:color w:val="0070c0"/>
          <w:sz w:val="24"/>
          <w:szCs w:val="24"/>
          <w:rtl w:val="0"/>
        </w:rPr>
        <w:t xml:space="preserve">[non-francophones only]</w:t>
      </w:r>
      <w:r w:rsidDel="00000000" w:rsidR="00000000" w:rsidRPr="00000000">
        <w:rPr>
          <w:rtl w:val="0"/>
        </w:rPr>
      </w:r>
    </w:p>
    <w:p w:rsidR="00000000" w:rsidDel="00000000" w:rsidP="00000000" w:rsidRDefault="00000000" w:rsidRPr="00000000" w14:paraId="000002BD">
      <w:pPr>
        <w:spacing w:line="276" w:lineRule="auto"/>
        <w:ind w:left="0" w:firstLine="0"/>
        <w:rPr>
          <w:color w:val="1d1c1d"/>
        </w:rPr>
      </w:pPr>
      <w:r w:rsidDel="00000000" w:rsidR="00000000" w:rsidRPr="00000000">
        <w:rPr>
          <w:rtl w:val="0"/>
        </w:rPr>
      </w:r>
    </w:p>
    <w:p w:rsidR="00000000" w:rsidDel="00000000" w:rsidP="00000000" w:rsidRDefault="00000000" w:rsidRPr="00000000" w14:paraId="000002BE">
      <w:pPr>
        <w:spacing w:line="276" w:lineRule="auto"/>
        <w:ind w:left="1440" w:firstLine="0"/>
        <w:rPr>
          <w:color w:val="1d1c1d"/>
        </w:rPr>
      </w:pPr>
      <w:r w:rsidDel="00000000" w:rsidR="00000000" w:rsidRPr="00000000">
        <w:rPr>
          <w:rtl w:val="0"/>
        </w:rPr>
      </w:r>
    </w:p>
    <w:p w:rsidR="00000000" w:rsidDel="00000000" w:rsidP="00000000" w:rsidRDefault="00000000" w:rsidRPr="00000000" w14:paraId="000002BF">
      <w:pPr>
        <w:spacing w:line="240" w:lineRule="auto"/>
        <w:ind w:left="0" w:firstLine="0"/>
        <w:rPr>
          <w:rFonts w:ascii="Cambria" w:cs="Cambria" w:eastAsia="Cambria" w:hAnsi="Cambria"/>
          <w:color w:val="38761d"/>
          <w:sz w:val="24"/>
          <w:szCs w:val="24"/>
          <w:shd w:fill="d9d9d9" w:val="clear"/>
        </w:rPr>
      </w:pPr>
      <w:r w:rsidDel="00000000" w:rsidR="00000000" w:rsidRPr="00000000">
        <w:rPr>
          <w:rtl w:val="0"/>
        </w:rPr>
      </w:r>
    </w:p>
    <w:p w:rsidR="00000000" w:rsidDel="00000000" w:rsidP="00000000" w:rsidRDefault="00000000" w:rsidRPr="00000000" w14:paraId="000002C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434343"/>
          <w:sz w:val="24"/>
          <w:szCs w:val="24"/>
          <w:u w:val="single"/>
          <w:shd w:fill="auto" w:val="clear"/>
          <w:vertAlign w:val="baseline"/>
        </w:rPr>
      </w:pPr>
      <w:bookmarkStart w:colFirst="0" w:colLast="0" w:name="_heading=h.cd6d9ebqbg" w:id="29"/>
      <w:bookmarkEnd w:id="29"/>
      <w:r w:rsidDel="00000000" w:rsidR="00000000" w:rsidRPr="00000000">
        <w:rPr>
          <w:rtl w:val="0"/>
        </w:rPr>
      </w:r>
    </w:p>
    <w:p w:rsidR="00000000" w:rsidDel="00000000" w:rsidP="00000000" w:rsidRDefault="00000000" w:rsidRPr="00000000" w14:paraId="000002C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ff00ff"/>
          <w:sz w:val="30"/>
          <w:szCs w:val="30"/>
          <w:highlight w:val="green"/>
          <w:u w:val="single"/>
          <w:vertAlign w:val="baseline"/>
        </w:rPr>
      </w:pPr>
      <w:bookmarkStart w:colFirst="0" w:colLast="0" w:name="_heading=h.a7f5o3xlpx3e" w:id="30"/>
      <w:bookmarkEnd w:id="30"/>
      <w:r w:rsidDel="00000000" w:rsidR="00000000" w:rsidRPr="00000000">
        <w:br w:type="page"/>
      </w:r>
      <w:r w:rsidDel="00000000" w:rsidR="00000000" w:rsidRPr="00000000">
        <w:rPr>
          <w:rtl w:val="0"/>
        </w:rPr>
      </w:r>
    </w:p>
    <w:p w:rsidR="00000000" w:rsidDel="00000000" w:rsidP="00000000" w:rsidRDefault="00000000" w:rsidRPr="00000000" w14:paraId="000002C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ff00ff"/>
          <w:sz w:val="30"/>
          <w:szCs w:val="30"/>
          <w:highlight w:val="green"/>
          <w:u w:val="single"/>
          <w:vertAlign w:val="baseline"/>
        </w:rPr>
      </w:pPr>
      <w:bookmarkStart w:colFirst="0" w:colLast="0" w:name="_heading=h.lnxbz9" w:id="31"/>
      <w:bookmarkEnd w:id="31"/>
      <w:r w:rsidDel="00000000" w:rsidR="00000000" w:rsidRPr="00000000">
        <w:rPr>
          <w:rFonts w:ascii="Cambria" w:cs="Cambria" w:eastAsia="Cambria" w:hAnsi="Cambria"/>
          <w:b w:val="1"/>
          <w:i w:val="0"/>
          <w:smallCaps w:val="0"/>
          <w:strike w:val="0"/>
          <w:color w:val="ff00ff"/>
          <w:sz w:val="30"/>
          <w:szCs w:val="30"/>
          <w:highlight w:val="green"/>
          <w:u w:val="single"/>
          <w:vertAlign w:val="baseline"/>
          <w:rtl w:val="0"/>
        </w:rPr>
        <w:t xml:space="preserve">**[</w:t>
      </w:r>
      <w:r w:rsidDel="00000000" w:rsidR="00000000" w:rsidRPr="00000000">
        <w:rPr>
          <w:rFonts w:ascii="Cambria" w:cs="Cambria" w:eastAsia="Cambria" w:hAnsi="Cambria"/>
          <w:b w:val="1"/>
          <w:color w:val="ff00ff"/>
          <w:sz w:val="30"/>
          <w:szCs w:val="30"/>
          <w:highlight w:val="green"/>
          <w:u w:val="single"/>
          <w:rtl w:val="0"/>
        </w:rPr>
        <w:t xml:space="preserve">Children’s help</w:t>
      </w:r>
      <w:r w:rsidDel="00000000" w:rsidR="00000000" w:rsidRPr="00000000">
        <w:rPr>
          <w:rFonts w:ascii="Cambria" w:cs="Cambria" w:eastAsia="Cambria" w:hAnsi="Cambria"/>
          <w:b w:val="1"/>
          <w:i w:val="0"/>
          <w:smallCaps w:val="0"/>
          <w:strike w:val="0"/>
          <w:color w:val="ff00ff"/>
          <w:sz w:val="30"/>
          <w:szCs w:val="30"/>
          <w:highlight w:val="green"/>
          <w:u w:val="single"/>
          <w:vertAlign w:val="baseline"/>
          <w:rtl w:val="0"/>
        </w:rPr>
        <w:t xml:space="preserve">]**</w:t>
      </w:r>
    </w:p>
    <w:p w:rsidR="00000000" w:rsidDel="00000000" w:rsidP="00000000" w:rsidRDefault="00000000" w:rsidRPr="00000000" w14:paraId="000002C3">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C4">
      <w:pPr>
        <w:rPr>
          <w:b w:val="1"/>
          <w:highlight w:val="yellow"/>
          <w:u w:val="single"/>
        </w:rPr>
      </w:pPr>
      <w:r w:rsidDel="00000000" w:rsidR="00000000" w:rsidRPr="00000000">
        <w:rPr>
          <w:b w:val="1"/>
          <w:highlight w:val="yellow"/>
          <w:u w:val="single"/>
          <w:rtl w:val="0"/>
        </w:rPr>
        <w:t xml:space="preserve">THOMAS, voici donc toutes les séquences possibles (mis à part ‘garderie’):</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b w:val="1"/>
          <w:color w:val="0070c0"/>
        </w:rPr>
      </w:pPr>
      <w:r w:rsidDel="00000000" w:rsidR="00000000" w:rsidRPr="00000000">
        <w:rPr>
          <w:b w:val="1"/>
          <w:color w:val="0070c0"/>
          <w:rtl w:val="0"/>
        </w:rPr>
        <w:t xml:space="preserve">QUAND </w:t>
      </w:r>
      <w:r w:rsidDel="00000000" w:rsidR="00000000" w:rsidRPr="00000000">
        <w:rPr>
          <w:b w:val="1"/>
          <w:color w:val="0070c0"/>
          <w:u w:val="single"/>
          <w:rtl w:val="0"/>
        </w:rPr>
        <w:t xml:space="preserve">au moins 1</w:t>
      </w:r>
      <w:r w:rsidDel="00000000" w:rsidR="00000000" w:rsidRPr="00000000">
        <w:rPr>
          <w:b w:val="1"/>
          <w:color w:val="0070c0"/>
          <w:rtl w:val="0"/>
        </w:rPr>
        <w:t xml:space="preserve"> enfant au primaire ou secondaire:</w:t>
      </w:r>
    </w:p>
    <w:p w:rsidR="00000000" w:rsidDel="00000000" w:rsidP="00000000" w:rsidRDefault="00000000" w:rsidRPr="00000000" w14:paraId="000002C7">
      <w:pPr>
        <w:numPr>
          <w:ilvl w:val="0"/>
          <w:numId w:val="38"/>
        </w:numPr>
        <w:ind w:left="425.19685039370086" w:hanging="360"/>
      </w:pPr>
      <w:r w:rsidDel="00000000" w:rsidR="00000000" w:rsidRPr="00000000">
        <w:rPr>
          <w:color w:val="980000"/>
          <w:rtl w:val="0"/>
        </w:rPr>
        <w:t xml:space="preserve">OBLIGATOIRE</w:t>
      </w:r>
      <w:r w:rsidDel="00000000" w:rsidR="00000000" w:rsidRPr="00000000">
        <w:rPr>
          <w:rtl w:val="0"/>
        </w:rPr>
        <w:t xml:space="preserve">: pour: enfants de </w:t>
      </w:r>
      <w:r w:rsidDel="00000000" w:rsidR="00000000" w:rsidRPr="00000000">
        <w:rPr>
          <w:u w:val="single"/>
          <w:rtl w:val="0"/>
        </w:rPr>
        <w:t xml:space="preserve">17 ans ou moins</w:t>
      </w:r>
      <w:r w:rsidDel="00000000" w:rsidR="00000000" w:rsidRPr="00000000">
        <w:rPr>
          <w:rtl w:val="0"/>
        </w:rPr>
        <w:t xml:space="preserve"> </w:t>
      </w:r>
      <w:r w:rsidDel="00000000" w:rsidR="00000000" w:rsidRPr="00000000">
        <w:rPr>
          <w:b w:val="1"/>
          <w:u w:val="single"/>
          <w:rtl w:val="0"/>
        </w:rPr>
        <w:t xml:space="preserve">ET</w:t>
      </w:r>
      <w:r w:rsidDel="00000000" w:rsidR="00000000" w:rsidRPr="00000000">
        <w:rPr>
          <w:rtl w:val="0"/>
        </w:rPr>
        <w:t xml:space="preserve"> au </w:t>
      </w:r>
      <w:r w:rsidDel="00000000" w:rsidR="00000000" w:rsidRPr="00000000">
        <w:rPr>
          <w:u w:val="single"/>
          <w:rtl w:val="0"/>
        </w:rPr>
        <w:t xml:space="preserve">secondaire OU primaire</w:t>
      </w:r>
    </w:p>
    <w:p w:rsidR="00000000" w:rsidDel="00000000" w:rsidP="00000000" w:rsidRDefault="00000000" w:rsidRPr="00000000" w14:paraId="000002C8">
      <w:pPr>
        <w:numPr>
          <w:ilvl w:val="1"/>
          <w:numId w:val="38"/>
        </w:numPr>
        <w:ind w:left="1440" w:hanging="360"/>
      </w:pPr>
      <w:r w:rsidDel="00000000" w:rsidR="00000000" w:rsidRPr="00000000">
        <w:rPr>
          <w:rtl w:val="0"/>
        </w:rPr>
        <w:t xml:space="preserve">Suivie de </w:t>
      </w:r>
      <w:r w:rsidDel="00000000" w:rsidR="00000000" w:rsidRPr="00000000">
        <w:rPr>
          <w:color w:val="9900ff"/>
          <w:rtl w:val="0"/>
        </w:rPr>
        <w:t xml:space="preserve">OPTION</w:t>
      </w:r>
      <w:r w:rsidDel="00000000" w:rsidR="00000000" w:rsidRPr="00000000">
        <w:rPr>
          <w:rtl w:val="0"/>
        </w:rPr>
        <w:t xml:space="preserve">: pour les 16-17 ans [SI uniquement des enfants de 16-17 ans </w:t>
      </w:r>
      <w:r w:rsidDel="00000000" w:rsidR="00000000" w:rsidRPr="00000000">
        <w:rPr>
          <w:u w:val="single"/>
          <w:rtl w:val="0"/>
        </w:rPr>
        <w:t xml:space="preserve">ET pas</w:t>
      </w:r>
      <w:r w:rsidDel="00000000" w:rsidR="00000000" w:rsidRPr="00000000">
        <w:rPr>
          <w:rtl w:val="0"/>
        </w:rPr>
        <w:t xml:space="preserve"> au primaire ou secondaire, en plus des enfants plus jeunes]</w:t>
      </w:r>
    </w:p>
    <w:p w:rsidR="00000000" w:rsidDel="00000000" w:rsidP="00000000" w:rsidRDefault="00000000" w:rsidRPr="00000000" w14:paraId="000002C9">
      <w:pPr>
        <w:numPr>
          <w:ilvl w:val="1"/>
          <w:numId w:val="38"/>
        </w:numPr>
        <w:ind w:left="1440" w:hanging="360"/>
      </w:pPr>
      <w:r w:rsidDel="00000000" w:rsidR="00000000" w:rsidRPr="00000000">
        <w:rPr>
          <w:rtl w:val="0"/>
        </w:rPr>
        <w:t xml:space="preserve">Suivie de </w:t>
      </w:r>
      <w:r w:rsidDel="00000000" w:rsidR="00000000" w:rsidRPr="00000000">
        <w:rPr>
          <w:color w:val="9900ff"/>
          <w:rtl w:val="0"/>
        </w:rPr>
        <w:t xml:space="preserve">OPTION</w:t>
      </w:r>
      <w:r w:rsidDel="00000000" w:rsidR="00000000" w:rsidRPr="00000000">
        <w:rPr>
          <w:rtl w:val="0"/>
        </w:rPr>
        <w:t xml:space="preserve">: pour les 18 ans et + [SI enfants de 16-17 ans ET enfants de 18+, en plus des enfants plus jeunes]</w:t>
      </w:r>
    </w:p>
    <w:p w:rsidR="00000000" w:rsidDel="00000000" w:rsidP="00000000" w:rsidRDefault="00000000" w:rsidRPr="00000000" w14:paraId="000002CA">
      <w:pPr>
        <w:numPr>
          <w:ilvl w:val="1"/>
          <w:numId w:val="38"/>
        </w:numPr>
        <w:ind w:left="1440" w:hanging="360"/>
      </w:pPr>
      <w:r w:rsidDel="00000000" w:rsidR="00000000" w:rsidRPr="00000000">
        <w:rPr>
          <w:rtl w:val="0"/>
        </w:rPr>
        <w:t xml:space="preserve">Suivie de </w:t>
      </w:r>
      <w:r w:rsidDel="00000000" w:rsidR="00000000" w:rsidRPr="00000000">
        <w:rPr>
          <w:color w:val="9900ff"/>
          <w:rtl w:val="0"/>
        </w:rPr>
        <w:t xml:space="preserve">OPTION</w:t>
      </w:r>
      <w:r w:rsidDel="00000000" w:rsidR="00000000" w:rsidRPr="00000000">
        <w:rPr>
          <w:rtl w:val="0"/>
        </w:rPr>
        <w:t xml:space="preserve">: pour les 18 ans et + [SI uniquement des enfants de 18+, en plus des enfants plus jeunes]</w:t>
      </w:r>
    </w:p>
    <w:p w:rsidR="00000000" w:rsidDel="00000000" w:rsidP="00000000" w:rsidRDefault="00000000" w:rsidRPr="00000000" w14:paraId="000002CB">
      <w:pPr>
        <w:ind w:left="1440" w:firstLine="0"/>
        <w:rPr/>
      </w:pPr>
      <w:r w:rsidDel="00000000" w:rsidR="00000000" w:rsidRPr="00000000">
        <w:rPr>
          <w:rtl w:val="0"/>
        </w:rPr>
      </w:r>
    </w:p>
    <w:p w:rsidR="00000000" w:rsidDel="00000000" w:rsidP="00000000" w:rsidRDefault="00000000" w:rsidRPr="00000000" w14:paraId="000002CC">
      <w:pPr>
        <w:rPr>
          <w:b w:val="1"/>
          <w:color w:val="0070c0"/>
        </w:rPr>
      </w:pPr>
      <w:r w:rsidDel="00000000" w:rsidR="00000000" w:rsidRPr="00000000">
        <w:rPr>
          <w:b w:val="1"/>
          <w:color w:val="0070c0"/>
          <w:rtl w:val="0"/>
        </w:rPr>
        <w:t xml:space="preserve">QUAND </w:t>
      </w:r>
      <w:r w:rsidDel="00000000" w:rsidR="00000000" w:rsidRPr="00000000">
        <w:rPr>
          <w:b w:val="1"/>
          <w:color w:val="0070c0"/>
          <w:u w:val="single"/>
          <w:rtl w:val="0"/>
        </w:rPr>
        <w:t xml:space="preserve">aucun</w:t>
      </w:r>
      <w:r w:rsidDel="00000000" w:rsidR="00000000" w:rsidRPr="00000000">
        <w:rPr>
          <w:b w:val="1"/>
          <w:color w:val="0070c0"/>
          <w:rtl w:val="0"/>
        </w:rPr>
        <w:t xml:space="preserve"> enfant au primaire ou secondaire:</w:t>
      </w:r>
    </w:p>
    <w:p w:rsidR="00000000" w:rsidDel="00000000" w:rsidP="00000000" w:rsidRDefault="00000000" w:rsidRPr="00000000" w14:paraId="000002CD">
      <w:pPr>
        <w:numPr>
          <w:ilvl w:val="0"/>
          <w:numId w:val="38"/>
        </w:numPr>
        <w:ind w:left="425.19685039370086" w:hanging="360"/>
      </w:pPr>
      <w:r w:rsidDel="00000000" w:rsidR="00000000" w:rsidRPr="00000000">
        <w:rPr>
          <w:color w:val="980000"/>
          <w:rtl w:val="0"/>
        </w:rPr>
        <w:t xml:space="preserve">OBLIGATOIRE</w:t>
      </w:r>
      <w:r w:rsidDel="00000000" w:rsidR="00000000" w:rsidRPr="00000000">
        <w:rPr>
          <w:rtl w:val="0"/>
        </w:rPr>
        <w:t xml:space="preserve">: pour les 16-17 ans [SI uniquement des enfants de 16-17]</w:t>
      </w:r>
    </w:p>
    <w:p w:rsidR="00000000" w:rsidDel="00000000" w:rsidP="00000000" w:rsidRDefault="00000000" w:rsidRPr="00000000" w14:paraId="000002CE">
      <w:pPr>
        <w:numPr>
          <w:ilvl w:val="0"/>
          <w:numId w:val="38"/>
        </w:numPr>
        <w:ind w:left="425.19685039370086" w:hanging="360"/>
      </w:pPr>
      <w:r w:rsidDel="00000000" w:rsidR="00000000" w:rsidRPr="00000000">
        <w:rPr>
          <w:color w:val="980000"/>
          <w:rtl w:val="0"/>
        </w:rPr>
        <w:t xml:space="preserve">OBLIGATOIRE</w:t>
      </w:r>
      <w:r w:rsidDel="00000000" w:rsidR="00000000" w:rsidRPr="00000000">
        <w:rPr>
          <w:rtl w:val="0"/>
        </w:rPr>
        <w:t xml:space="preserve">: pour les 16-17 ans [SI enfants de 16-17 ans ET enfants de 18+]</w:t>
      </w:r>
    </w:p>
    <w:p w:rsidR="00000000" w:rsidDel="00000000" w:rsidP="00000000" w:rsidRDefault="00000000" w:rsidRPr="00000000" w14:paraId="000002CF">
      <w:pPr>
        <w:numPr>
          <w:ilvl w:val="1"/>
          <w:numId w:val="38"/>
        </w:numPr>
        <w:ind w:left="1440" w:hanging="360"/>
      </w:pPr>
      <w:r w:rsidDel="00000000" w:rsidR="00000000" w:rsidRPr="00000000">
        <w:rPr>
          <w:rtl w:val="0"/>
        </w:rPr>
        <w:t xml:space="preserve">Suivie de </w:t>
      </w:r>
      <w:r w:rsidDel="00000000" w:rsidR="00000000" w:rsidRPr="00000000">
        <w:rPr>
          <w:color w:val="9900ff"/>
          <w:rtl w:val="0"/>
        </w:rPr>
        <w:t xml:space="preserve">OPTION</w:t>
      </w:r>
      <w:r w:rsidDel="00000000" w:rsidR="00000000" w:rsidRPr="00000000">
        <w:rPr>
          <w:rtl w:val="0"/>
        </w:rPr>
        <w:t xml:space="preserve">: pour les 18 ans et +</w:t>
      </w:r>
    </w:p>
    <w:p w:rsidR="00000000" w:rsidDel="00000000" w:rsidP="00000000" w:rsidRDefault="00000000" w:rsidRPr="00000000" w14:paraId="000002D0">
      <w:pPr>
        <w:numPr>
          <w:ilvl w:val="0"/>
          <w:numId w:val="38"/>
        </w:numPr>
        <w:ind w:left="425.19685039370086" w:hanging="360"/>
      </w:pPr>
      <w:r w:rsidDel="00000000" w:rsidR="00000000" w:rsidRPr="00000000">
        <w:rPr>
          <w:rtl w:val="0"/>
        </w:rPr>
        <w:t xml:space="preserve"> </w:t>
      </w:r>
      <w:r w:rsidDel="00000000" w:rsidR="00000000" w:rsidRPr="00000000">
        <w:rPr>
          <w:color w:val="980000"/>
          <w:rtl w:val="0"/>
        </w:rPr>
        <w:t xml:space="preserve">OBLIGATOIRE</w:t>
      </w:r>
      <w:r w:rsidDel="00000000" w:rsidR="00000000" w:rsidRPr="00000000">
        <w:rPr>
          <w:rtl w:val="0"/>
        </w:rPr>
        <w:t xml:space="preserve">: pour les 18+ [SI uniquement des enfants de 18+]</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b w:val="1"/>
          <w:highlight w:val="yellow"/>
          <w:u w:val="single"/>
        </w:rPr>
      </w:pPr>
      <w:r w:rsidDel="00000000" w:rsidR="00000000" w:rsidRPr="00000000">
        <w:rPr>
          <w:b w:val="1"/>
          <w:highlight w:val="yellow"/>
          <w:u w:val="single"/>
          <w:rtl w:val="0"/>
        </w:rPr>
        <w:t xml:space="preserve">THOMAS, DONC BILAN il y a:</w:t>
      </w:r>
    </w:p>
    <w:p w:rsidR="00000000" w:rsidDel="00000000" w:rsidP="00000000" w:rsidRDefault="00000000" w:rsidRPr="00000000" w14:paraId="000002D3">
      <w:pPr>
        <w:rPr/>
      </w:pPr>
      <w:r w:rsidDel="00000000" w:rsidR="00000000" w:rsidRPr="00000000">
        <w:rPr>
          <w:b w:val="1"/>
          <w:u w:val="single"/>
          <w:rtl w:val="0"/>
        </w:rPr>
        <w:t xml:space="preserve">3 cas </w:t>
      </w:r>
      <w:r w:rsidDel="00000000" w:rsidR="00000000" w:rsidRPr="00000000">
        <w:rPr>
          <w:rtl w:val="0"/>
        </w:rPr>
        <w:t xml:space="preserve">de batteries AIDE </w:t>
      </w:r>
      <w:r w:rsidDel="00000000" w:rsidR="00000000" w:rsidRPr="00000000">
        <w:rPr>
          <w:b w:val="1"/>
          <w:u w:val="single"/>
          <w:rtl w:val="0"/>
        </w:rPr>
        <w:t xml:space="preserve">obligatoires</w:t>
      </w:r>
      <w:r w:rsidDel="00000000" w:rsidR="00000000" w:rsidRPr="00000000">
        <w:rPr>
          <w:rtl w:val="0"/>
        </w:rPr>
        <w:t xml:space="preserve">: </w:t>
      </w:r>
    </w:p>
    <w:p w:rsidR="00000000" w:rsidDel="00000000" w:rsidP="00000000" w:rsidRDefault="00000000" w:rsidRPr="00000000" w14:paraId="000002D4">
      <w:pPr>
        <w:numPr>
          <w:ilvl w:val="0"/>
          <w:numId w:val="45"/>
        </w:numPr>
        <w:ind w:left="720" w:hanging="360"/>
      </w:pPr>
      <w:r w:rsidDel="00000000" w:rsidR="00000000" w:rsidRPr="00000000">
        <w:rPr>
          <w:rtl w:val="0"/>
        </w:rPr>
        <w:t xml:space="preserve">pour secondaire-etc</w:t>
      </w:r>
    </w:p>
    <w:p w:rsidR="00000000" w:rsidDel="00000000" w:rsidP="00000000" w:rsidRDefault="00000000" w:rsidRPr="00000000" w14:paraId="000002D5">
      <w:pPr>
        <w:numPr>
          <w:ilvl w:val="0"/>
          <w:numId w:val="45"/>
        </w:numPr>
        <w:ind w:left="720" w:hanging="360"/>
      </w:pPr>
      <w:r w:rsidDel="00000000" w:rsidR="00000000" w:rsidRPr="00000000">
        <w:rPr>
          <w:rtl w:val="0"/>
        </w:rPr>
        <w:t xml:space="preserve">pour 16-17 pas au primaire ou sec</w:t>
      </w:r>
    </w:p>
    <w:p w:rsidR="00000000" w:rsidDel="00000000" w:rsidP="00000000" w:rsidRDefault="00000000" w:rsidRPr="00000000" w14:paraId="000002D6">
      <w:pPr>
        <w:numPr>
          <w:ilvl w:val="0"/>
          <w:numId w:val="45"/>
        </w:numPr>
        <w:ind w:left="720" w:hanging="360"/>
      </w:pPr>
      <w:r w:rsidDel="00000000" w:rsidR="00000000" w:rsidRPr="00000000">
        <w:rPr>
          <w:rtl w:val="0"/>
        </w:rPr>
        <w:t xml:space="preserve">pour les 18+</w:t>
      </w:r>
    </w:p>
    <w:p w:rsidR="00000000" w:rsidDel="00000000" w:rsidP="00000000" w:rsidRDefault="00000000" w:rsidRPr="00000000" w14:paraId="000002D7">
      <w:pPr>
        <w:rPr/>
      </w:pPr>
      <w:r w:rsidDel="00000000" w:rsidR="00000000" w:rsidRPr="00000000">
        <w:rPr>
          <w:rtl w:val="0"/>
        </w:rPr>
        <w:t xml:space="preserve">Et</w:t>
      </w:r>
    </w:p>
    <w:p w:rsidR="00000000" w:rsidDel="00000000" w:rsidP="00000000" w:rsidRDefault="00000000" w:rsidRPr="00000000" w14:paraId="000002D8">
      <w:pPr>
        <w:rPr/>
      </w:pPr>
      <w:r w:rsidDel="00000000" w:rsidR="00000000" w:rsidRPr="00000000">
        <w:rPr>
          <w:b w:val="1"/>
          <w:u w:val="single"/>
          <w:rtl w:val="0"/>
        </w:rPr>
        <w:t xml:space="preserve">2 cas</w:t>
      </w:r>
      <w:r w:rsidDel="00000000" w:rsidR="00000000" w:rsidRPr="00000000">
        <w:rPr>
          <w:rtl w:val="0"/>
        </w:rPr>
        <w:t xml:space="preserve"> de batteries AIDE </w:t>
      </w:r>
      <w:r w:rsidDel="00000000" w:rsidR="00000000" w:rsidRPr="00000000">
        <w:rPr>
          <w:b w:val="1"/>
          <w:u w:val="single"/>
          <w:rtl w:val="0"/>
        </w:rPr>
        <w:t xml:space="preserve">en option</w:t>
      </w:r>
      <w:r w:rsidDel="00000000" w:rsidR="00000000" w:rsidRPr="00000000">
        <w:rPr>
          <w:rtl w:val="0"/>
        </w:rPr>
        <w:t xml:space="preserve">:</w:t>
      </w:r>
    </w:p>
    <w:p w:rsidR="00000000" w:rsidDel="00000000" w:rsidP="00000000" w:rsidRDefault="00000000" w:rsidRPr="00000000" w14:paraId="000002D9">
      <w:pPr>
        <w:numPr>
          <w:ilvl w:val="0"/>
          <w:numId w:val="34"/>
        </w:numPr>
        <w:ind w:left="720" w:hanging="360"/>
      </w:pPr>
      <w:r w:rsidDel="00000000" w:rsidR="00000000" w:rsidRPr="00000000">
        <w:rPr>
          <w:rtl w:val="0"/>
        </w:rPr>
        <w:t xml:space="preserve">Pour 16-17 pas au primaire ou sec</w:t>
      </w:r>
    </w:p>
    <w:p w:rsidR="00000000" w:rsidDel="00000000" w:rsidP="00000000" w:rsidRDefault="00000000" w:rsidRPr="00000000" w14:paraId="000002DA">
      <w:pPr>
        <w:numPr>
          <w:ilvl w:val="0"/>
          <w:numId w:val="34"/>
        </w:numPr>
        <w:ind w:left="720" w:hanging="360"/>
      </w:pPr>
      <w:r w:rsidDel="00000000" w:rsidR="00000000" w:rsidRPr="00000000">
        <w:rPr>
          <w:rtl w:val="0"/>
        </w:rPr>
        <w:t xml:space="preserve">Pour les 18+</w:t>
      </w:r>
    </w:p>
    <w:p w:rsidR="00000000" w:rsidDel="00000000" w:rsidP="00000000" w:rsidRDefault="00000000" w:rsidRPr="00000000" w14:paraId="000002DB">
      <w:pPr>
        <w:spacing w:line="240" w:lineRule="auto"/>
        <w:rPr>
          <w:rFonts w:ascii="Cambria" w:cs="Cambria" w:eastAsia="Cambria" w:hAnsi="Cambria"/>
          <w:b w:val="1"/>
          <w:sz w:val="24"/>
          <w:szCs w:val="24"/>
          <w:highlight w:val="yellow"/>
          <w:u w:val="single"/>
        </w:rPr>
      </w:pPr>
      <w:r w:rsidDel="00000000" w:rsidR="00000000" w:rsidRPr="00000000">
        <w:rPr>
          <w:rFonts w:ascii="Cambria" w:cs="Cambria" w:eastAsia="Cambria" w:hAnsi="Cambria"/>
          <w:b w:val="1"/>
          <w:sz w:val="24"/>
          <w:szCs w:val="24"/>
          <w:highlight w:val="yellow"/>
          <w:u w:val="single"/>
          <w:rtl w:val="0"/>
        </w:rPr>
        <w:t xml:space="preserve">-----------------------------------------------------------------------------------------------------------------</w:t>
      </w:r>
    </w:p>
    <w:p w:rsidR="00000000" w:rsidDel="00000000" w:rsidP="00000000" w:rsidRDefault="00000000" w:rsidRPr="00000000" w14:paraId="000002DC">
      <w:pPr>
        <w:spacing w:line="240" w:lineRule="auto"/>
        <w:rPr>
          <w:rFonts w:ascii="Cambria" w:cs="Cambria" w:eastAsia="Cambria" w:hAnsi="Cambria"/>
          <w:b w:val="1"/>
          <w:sz w:val="24"/>
          <w:szCs w:val="24"/>
          <w:highlight w:val="yellow"/>
          <w:u w:val="single"/>
        </w:rPr>
      </w:pPr>
      <w:r w:rsidDel="00000000" w:rsidR="00000000" w:rsidRPr="00000000">
        <w:rPr>
          <w:rtl w:val="0"/>
        </w:rPr>
      </w:r>
    </w:p>
    <w:p w:rsidR="00000000" w:rsidDel="00000000" w:rsidP="00000000" w:rsidRDefault="00000000" w:rsidRPr="00000000" w14:paraId="000002DD">
      <w:pPr>
        <w:spacing w:line="240" w:lineRule="auto"/>
        <w:rPr>
          <w:rFonts w:ascii="Cambria" w:cs="Cambria" w:eastAsia="Cambria" w:hAnsi="Cambria"/>
          <w:b w:val="1"/>
          <w:sz w:val="24"/>
          <w:szCs w:val="24"/>
          <w:highlight w:val="cyan"/>
          <w:u w:val="single"/>
        </w:rPr>
      </w:pPr>
      <w:r w:rsidDel="00000000" w:rsidR="00000000" w:rsidRPr="00000000">
        <w:rPr>
          <w:rFonts w:ascii="Cambria" w:cs="Cambria" w:eastAsia="Cambria" w:hAnsi="Cambria"/>
          <w:b w:val="1"/>
          <w:sz w:val="24"/>
          <w:szCs w:val="24"/>
          <w:highlight w:val="cyan"/>
          <w:u w:val="single"/>
          <w:rtl w:val="0"/>
        </w:rPr>
        <w:t xml:space="preserve">*** Batterie AIDE:</w:t>
      </w:r>
    </w:p>
    <w:p w:rsidR="00000000" w:rsidDel="00000000" w:rsidP="00000000" w:rsidRDefault="00000000" w:rsidRPr="00000000" w14:paraId="000002DE">
      <w:pPr>
        <w:spacing w:line="240" w:lineRule="auto"/>
        <w:rPr>
          <w:rFonts w:ascii="Cambria" w:cs="Cambria" w:eastAsia="Cambria" w:hAnsi="Cambria"/>
          <w:sz w:val="24"/>
          <w:szCs w:val="24"/>
        </w:rPr>
      </w:pPr>
      <w:r w:rsidDel="00000000" w:rsidR="00000000" w:rsidRPr="00000000">
        <w:rPr>
          <w:rFonts w:ascii="Cambria" w:cs="Cambria" w:eastAsia="Cambria" w:hAnsi="Cambria"/>
          <w:b w:val="1"/>
          <w:color w:val="980000"/>
          <w:sz w:val="32"/>
          <w:szCs w:val="32"/>
          <w:highlight w:val="cyan"/>
          <w:u w:val="single"/>
          <w:rtl w:val="0"/>
        </w:rPr>
        <w:t xml:space="preserve">OBLIGATOIRE</w:t>
      </w:r>
      <w:r w:rsidDel="00000000" w:rsidR="00000000" w:rsidRPr="00000000">
        <w:rPr>
          <w:rFonts w:ascii="Cambria" w:cs="Cambria" w:eastAsia="Cambria" w:hAnsi="Cambria"/>
          <w:b w:val="1"/>
          <w:sz w:val="24"/>
          <w:szCs w:val="24"/>
          <w:highlight w:val="cyan"/>
          <w:u w:val="single"/>
          <w:rtl w:val="0"/>
        </w:rPr>
        <w:t xml:space="preserve"> : POUR LES moins de 17 ans -ET- au secondaire OU primaire - MAIS PAS à la maternelle!</w:t>
      </w:r>
      <w:r w:rsidDel="00000000" w:rsidR="00000000" w:rsidRPr="00000000">
        <w:rPr>
          <w:rtl w:val="0"/>
        </w:rPr>
      </w:r>
    </w:p>
    <w:p w:rsidR="00000000" w:rsidDel="00000000" w:rsidP="00000000" w:rsidRDefault="00000000" w:rsidRPr="00000000" w14:paraId="000002DF">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E0">
      <w:pPr>
        <w:spacing w:line="240" w:lineRule="auto"/>
        <w:rPr>
          <w:rFonts w:ascii="Cambria" w:cs="Cambria" w:eastAsia="Cambria" w:hAnsi="Cambria"/>
          <w:sz w:val="24"/>
          <w:szCs w:val="24"/>
        </w:rPr>
      </w:pPr>
      <w:r w:rsidDel="00000000" w:rsidR="00000000" w:rsidRPr="00000000">
        <w:rPr>
          <w:rFonts w:ascii="Cambria" w:cs="Cambria" w:eastAsia="Cambria" w:hAnsi="Cambria"/>
          <w:b w:val="1"/>
          <w:color w:val="0070c0"/>
          <w:sz w:val="24"/>
          <w:szCs w:val="24"/>
          <w:rtl w:val="0"/>
        </w:rPr>
        <w:t xml:space="preserve">[SI = </w:t>
      </w:r>
      <w:r w:rsidDel="00000000" w:rsidR="00000000" w:rsidRPr="00000000">
        <w:rPr>
          <w:rFonts w:ascii="Cambria" w:cs="Cambria" w:eastAsia="Cambria" w:hAnsi="Cambria"/>
          <w:b w:val="1"/>
          <w:color w:val="0070c0"/>
          <w:sz w:val="24"/>
          <w:szCs w:val="24"/>
          <w:u w:val="single"/>
          <w:rtl w:val="0"/>
        </w:rPr>
        <w:t xml:space="preserve">plus que 1 enfant au secondaire OU primaire</w:t>
      </w:r>
      <w:r w:rsidDel="00000000" w:rsidR="00000000" w:rsidRPr="00000000">
        <w:rPr>
          <w:rFonts w:ascii="Cambria" w:cs="Cambria" w:eastAsia="Cambria" w:hAnsi="Cambria"/>
          <w:b w:val="1"/>
          <w:color w:val="0070c0"/>
          <w:sz w:val="24"/>
          <w:szCs w:val="24"/>
          <w:rtl w:val="0"/>
        </w:rPr>
        <w:t xml:space="preserve">: ajouter le préambule suivant)</w:t>
      </w:r>
      <w:r w:rsidDel="00000000" w:rsidR="00000000" w:rsidRPr="00000000">
        <w:rPr>
          <w:rtl w:val="0"/>
        </w:rPr>
      </w:r>
    </w:p>
    <w:p w:rsidR="00000000" w:rsidDel="00000000" w:rsidP="00000000" w:rsidRDefault="00000000" w:rsidRPr="00000000" w14:paraId="000002E1">
      <w:pPr>
        <w:spacing w:line="240" w:lineRule="auto"/>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 For the following questions, we ask you to think about your child, </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color w:val="0070c0"/>
          <w:sz w:val="24"/>
          <w:szCs w:val="24"/>
          <w:u w:val="single"/>
          <w:rtl w:val="0"/>
        </w:rPr>
        <w:t xml:space="preserve">fill in: </w:t>
      </w:r>
      <w:r w:rsidDel="00000000" w:rsidR="00000000" w:rsidRPr="00000000">
        <w:rPr>
          <w:rFonts w:ascii="Cambria" w:cs="Cambria" w:eastAsia="Cambria" w:hAnsi="Cambria"/>
          <w:b w:val="1"/>
          <w:color w:val="0070c0"/>
          <w:sz w:val="24"/>
          <w:szCs w:val="24"/>
          <w:u w:val="single"/>
          <w:rtl w:val="0"/>
        </w:rPr>
        <w:t xml:space="preserve">prénom</w:t>
      </w:r>
      <w:r w:rsidDel="00000000" w:rsidR="00000000" w:rsidRPr="00000000">
        <w:rPr>
          <w:rFonts w:ascii="Cambria" w:cs="Cambria" w:eastAsia="Cambria" w:hAnsi="Cambria"/>
          <w:color w:val="0070c0"/>
          <w:sz w:val="24"/>
          <w:szCs w:val="24"/>
          <w:rtl w:val="0"/>
        </w:rPr>
        <w:t xml:space="preserve"> de </w:t>
      </w:r>
      <w:r w:rsidDel="00000000" w:rsidR="00000000" w:rsidRPr="00000000">
        <w:rPr>
          <w:rFonts w:ascii="Cambria" w:cs="Cambria" w:eastAsia="Cambria" w:hAnsi="Cambria"/>
          <w:color w:val="0070c0"/>
          <w:sz w:val="24"/>
          <w:szCs w:val="24"/>
          <w:rtl w:val="0"/>
        </w:rPr>
        <w:t xml:space="preserve"> </w:t>
      </w:r>
      <w:r w:rsidDel="00000000" w:rsidR="00000000" w:rsidRPr="00000000">
        <w:rPr>
          <w:rFonts w:ascii="Cambria" w:cs="Cambria" w:eastAsia="Cambria" w:hAnsi="Cambria"/>
          <w:b w:val="1"/>
          <w:color w:val="0070c0"/>
          <w:sz w:val="24"/>
          <w:szCs w:val="24"/>
          <w:u w:val="single"/>
          <w:rtl w:val="0"/>
        </w:rPr>
        <w:t xml:space="preserve">l</w:t>
      </w:r>
      <w:r w:rsidDel="00000000" w:rsidR="00000000" w:rsidRPr="00000000">
        <w:rPr>
          <w:rFonts w:ascii="Cambria" w:cs="Cambria" w:eastAsia="Cambria" w:hAnsi="Cambria"/>
          <w:b w:val="1"/>
          <w:color w:val="0070c0"/>
          <w:sz w:val="24"/>
          <w:szCs w:val="24"/>
          <w:u w:val="single"/>
          <w:rtl w:val="0"/>
        </w:rPr>
        <w:t xml:space="preserve">’aîné</w:t>
      </w:r>
      <w:r w:rsidDel="00000000" w:rsidR="00000000" w:rsidRPr="00000000">
        <w:rPr>
          <w:rFonts w:ascii="Cambria" w:cs="Cambria" w:eastAsia="Cambria" w:hAnsi="Cambria"/>
          <w:color w:val="0070c0"/>
          <w:sz w:val="24"/>
          <w:szCs w:val="24"/>
          <w:rtl w:val="0"/>
        </w:rPr>
        <w:t xml:space="preserve"> des enfants </w:t>
      </w:r>
      <w:r w:rsidDel="00000000" w:rsidR="00000000" w:rsidRPr="00000000">
        <w:rPr>
          <w:rFonts w:ascii="Cambria" w:cs="Cambria" w:eastAsia="Cambria" w:hAnsi="Cambria"/>
          <w:color w:val="0070c0"/>
          <w:sz w:val="24"/>
          <w:szCs w:val="24"/>
          <w:u w:val="single"/>
          <w:rtl w:val="0"/>
        </w:rPr>
        <w:t xml:space="preserve">au secondaire OU primaire</w:t>
      </w:r>
      <w:r w:rsidDel="00000000" w:rsidR="00000000" w:rsidRPr="00000000">
        <w:rPr>
          <w:rFonts w:ascii="Cambria" w:cs="Cambria" w:eastAsia="Cambria" w:hAnsi="Cambria"/>
          <w:color w:val="0070c0"/>
          <w:sz w:val="24"/>
          <w:szCs w:val="24"/>
          <w:rtl w:val="0"/>
        </w:rPr>
        <w:t xml:space="preserve"> de</w:t>
      </w:r>
      <w:r w:rsidDel="00000000" w:rsidR="00000000" w:rsidRPr="00000000">
        <w:rPr>
          <w:rFonts w:ascii="Cambria" w:cs="Cambria" w:eastAsia="Cambria" w:hAnsi="Cambria"/>
          <w:b w:val="1"/>
          <w:i w:val="1"/>
          <w:color w:val="0070c0"/>
          <w:sz w:val="24"/>
          <w:szCs w:val="24"/>
          <w:rtl w:val="0"/>
        </w:rPr>
        <w:t xml:space="preserve"> 17 ans ou moins</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2E2">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E3">
      <w:pPr>
        <w:spacing w:line="240" w:lineRule="auto"/>
        <w:rPr>
          <w:rFonts w:ascii="Cambria" w:cs="Cambria" w:eastAsia="Cambria" w:hAnsi="Cambria"/>
          <w:sz w:val="24"/>
          <w:szCs w:val="24"/>
        </w:rPr>
      </w:pPr>
      <w:r w:rsidDel="00000000" w:rsidR="00000000" w:rsidRPr="00000000">
        <w:rPr>
          <w:rFonts w:ascii="Cambria" w:cs="Cambria" w:eastAsia="Cambria" w:hAnsi="Cambria"/>
          <w:b w:val="1"/>
          <w:color w:val="0070c0"/>
          <w:sz w:val="24"/>
          <w:szCs w:val="24"/>
          <w:rtl w:val="0"/>
        </w:rPr>
        <w:t xml:space="preserve">[SI = </w:t>
      </w:r>
      <w:r w:rsidDel="00000000" w:rsidR="00000000" w:rsidRPr="00000000">
        <w:rPr>
          <w:rFonts w:ascii="Cambria" w:cs="Cambria" w:eastAsia="Cambria" w:hAnsi="Cambria"/>
          <w:b w:val="1"/>
          <w:color w:val="0070c0"/>
          <w:sz w:val="24"/>
          <w:szCs w:val="24"/>
          <w:u w:val="single"/>
          <w:rtl w:val="0"/>
        </w:rPr>
        <w:t xml:space="preserve">seulement 1</w:t>
      </w:r>
      <w:r w:rsidDel="00000000" w:rsidR="00000000" w:rsidRPr="00000000">
        <w:rPr>
          <w:rFonts w:ascii="Cambria" w:cs="Cambria" w:eastAsia="Cambria" w:hAnsi="Cambria"/>
          <w:b w:val="1"/>
          <w:color w:val="0070c0"/>
          <w:sz w:val="24"/>
          <w:szCs w:val="24"/>
          <w:rtl w:val="0"/>
        </w:rPr>
        <w:t xml:space="preserve"> enfant </w:t>
      </w:r>
      <w:r w:rsidDel="00000000" w:rsidR="00000000" w:rsidRPr="00000000">
        <w:rPr>
          <w:rFonts w:ascii="Cambria" w:cs="Cambria" w:eastAsia="Cambria" w:hAnsi="Cambria"/>
          <w:color w:val="0070c0"/>
          <w:sz w:val="24"/>
          <w:szCs w:val="24"/>
          <w:u w:val="single"/>
          <w:rtl w:val="0"/>
        </w:rPr>
        <w:t xml:space="preserve">au secondaire OU primaire</w:t>
      </w:r>
      <w:r w:rsidDel="00000000" w:rsidR="00000000" w:rsidRPr="00000000">
        <w:rPr>
          <w:rFonts w:ascii="Cambria" w:cs="Cambria" w:eastAsia="Cambria" w:hAnsi="Cambria"/>
          <w:b w:val="1"/>
          <w:color w:val="0070c0"/>
          <w:sz w:val="24"/>
          <w:szCs w:val="24"/>
          <w:rtl w:val="0"/>
        </w:rPr>
        <w:t xml:space="preserve">: ne </w:t>
      </w:r>
      <w:r w:rsidDel="00000000" w:rsidR="00000000" w:rsidRPr="00000000">
        <w:rPr>
          <w:rFonts w:ascii="Cambria" w:cs="Cambria" w:eastAsia="Cambria" w:hAnsi="Cambria"/>
          <w:b w:val="1"/>
          <w:color w:val="0070c0"/>
          <w:sz w:val="24"/>
          <w:szCs w:val="24"/>
          <w:u w:val="single"/>
          <w:rtl w:val="0"/>
        </w:rPr>
        <w:t xml:space="preserve">pas</w:t>
      </w:r>
      <w:r w:rsidDel="00000000" w:rsidR="00000000" w:rsidRPr="00000000">
        <w:rPr>
          <w:rFonts w:ascii="Cambria" w:cs="Cambria" w:eastAsia="Cambria" w:hAnsi="Cambria"/>
          <w:b w:val="1"/>
          <w:color w:val="0070c0"/>
          <w:sz w:val="24"/>
          <w:szCs w:val="24"/>
          <w:rtl w:val="0"/>
        </w:rPr>
        <w:t xml:space="preserve"> mettre le préambule précédent)</w:t>
      </w:r>
      <w:r w:rsidDel="00000000" w:rsidR="00000000" w:rsidRPr="00000000">
        <w:rPr>
          <w:rtl w:val="0"/>
        </w:rPr>
      </w:r>
    </w:p>
    <w:p w:rsidR="00000000" w:rsidDel="00000000" w:rsidP="00000000" w:rsidRDefault="00000000" w:rsidRPr="00000000" w14:paraId="000002E4">
      <w:pPr>
        <w:spacing w:line="240" w:lineRule="auto"/>
        <w:rPr>
          <w:rFonts w:ascii="Cambria" w:cs="Cambria" w:eastAsia="Cambria" w:hAnsi="Cambria"/>
          <w:sz w:val="24"/>
          <w:szCs w:val="24"/>
          <w:highlight w:val="green"/>
        </w:rPr>
      </w:pPr>
      <w:r w:rsidDel="00000000" w:rsidR="00000000" w:rsidRPr="00000000">
        <w:rPr>
          <w:rtl w:val="0"/>
        </w:rPr>
      </w:r>
    </w:p>
    <w:p w:rsidR="00000000" w:rsidDel="00000000" w:rsidP="00000000" w:rsidRDefault="00000000" w:rsidRPr="00000000" w14:paraId="000002E5">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highlight w:val="green"/>
          <w:rtl w:val="0"/>
        </w:rPr>
        <w:t xml:space="preserve">[Language competency of child in French - for non-francophones only]</w:t>
      </w:r>
      <w:r w:rsidDel="00000000" w:rsidR="00000000" w:rsidRPr="00000000">
        <w:rPr>
          <w:rtl w:val="0"/>
        </w:rPr>
      </w:r>
    </w:p>
    <w:p w:rsidR="00000000" w:rsidDel="00000000" w:rsidP="00000000" w:rsidRDefault="00000000" w:rsidRPr="00000000" w14:paraId="000002E6">
      <w:pPr>
        <w:spacing w:line="240" w:lineRule="auto"/>
        <w:rPr>
          <w:rFonts w:ascii="Cambria" w:cs="Cambria" w:eastAsia="Cambria" w:hAnsi="Cambria"/>
          <w:b w:val="1"/>
          <w:color w:val="0070c0"/>
          <w:sz w:val="24"/>
          <w:szCs w:val="24"/>
        </w:rPr>
      </w:pPr>
      <w:r w:rsidDel="00000000" w:rsidR="00000000" w:rsidRPr="00000000">
        <w:rPr>
          <w:rFonts w:ascii="Cambria" w:cs="Cambria" w:eastAsia="Cambria" w:hAnsi="Cambria"/>
          <w:b w:val="1"/>
          <w:color w:val="0070c0"/>
          <w:sz w:val="24"/>
          <w:szCs w:val="24"/>
          <w:rtl w:val="0"/>
        </w:rPr>
        <w:t xml:space="preserve">[SI: langue du parent = </w:t>
      </w:r>
      <w:r w:rsidDel="00000000" w:rsidR="00000000" w:rsidRPr="00000000">
        <w:rPr>
          <w:rFonts w:ascii="Cambria" w:cs="Cambria" w:eastAsia="Cambria" w:hAnsi="Cambria"/>
          <w:b w:val="1"/>
          <w:color w:val="0070c0"/>
          <w:sz w:val="24"/>
          <w:szCs w:val="24"/>
          <w:u w:val="single"/>
          <w:rtl w:val="0"/>
        </w:rPr>
        <w:t xml:space="preserve">PAS français</w:t>
      </w:r>
      <w:r w:rsidDel="00000000" w:rsidR="00000000" w:rsidRPr="00000000">
        <w:rPr>
          <w:rFonts w:ascii="Cambria" w:cs="Cambria" w:eastAsia="Cambria" w:hAnsi="Cambria"/>
          <w:b w:val="1"/>
          <w:color w:val="0070c0"/>
          <w:sz w:val="24"/>
          <w:szCs w:val="24"/>
          <w:rtl w:val="0"/>
        </w:rPr>
        <w:t xml:space="preserve">]</w:t>
      </w:r>
    </w:p>
    <w:p w:rsidR="00000000" w:rsidDel="00000000" w:rsidP="00000000" w:rsidRDefault="00000000" w:rsidRPr="00000000" w14:paraId="000002E7">
      <w:pPr>
        <w:spacing w:line="276" w:lineRule="auto"/>
        <w:rPr>
          <w:rFonts w:ascii="Cambria" w:cs="Cambria" w:eastAsia="Cambria" w:hAnsi="Cambria"/>
          <w:sz w:val="24"/>
          <w:szCs w:val="24"/>
          <w:highlight w:val="yellow"/>
        </w:rPr>
      </w:pPr>
      <w:r w:rsidDel="00000000" w:rsidR="00000000" w:rsidRPr="00000000">
        <w:rPr>
          <w:rtl w:val="0"/>
        </w:rPr>
      </w:r>
    </w:p>
    <w:p w:rsidR="00000000" w:rsidDel="00000000" w:rsidP="00000000" w:rsidRDefault="00000000" w:rsidRPr="00000000" w14:paraId="000002E8">
      <w:pPr>
        <w:spacing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Q1. According to you, what is </w:t>
      </w:r>
      <w:r w:rsidDel="00000000" w:rsidR="00000000" w:rsidRPr="00000000">
        <w:rPr>
          <w:rFonts w:ascii="Cambria" w:cs="Cambria" w:eastAsia="Cambria" w:hAnsi="Cambria"/>
          <w:sz w:val="24"/>
          <w:szCs w:val="24"/>
          <w:rtl w:val="0"/>
        </w:rPr>
        <w:t xml:space="preserve">your </w:t>
      </w:r>
      <w:r w:rsidDel="00000000" w:rsidR="00000000" w:rsidRPr="00000000">
        <w:rPr>
          <w:rFonts w:ascii="Cambria" w:cs="Cambria" w:eastAsia="Cambria" w:hAnsi="Cambria"/>
          <w:sz w:val="24"/>
          <w:szCs w:val="24"/>
          <w:rtl w:val="0"/>
        </w:rPr>
        <w:t xml:space="preserve">child </w:t>
      </w:r>
      <w:r w:rsidDel="00000000" w:rsidR="00000000" w:rsidRPr="00000000">
        <w:rPr>
          <w:rFonts w:ascii="Cambria" w:cs="Cambria" w:eastAsia="Cambria" w:hAnsi="Cambria"/>
          <w:b w:val="1"/>
          <w:color w:val="0070c0"/>
          <w:sz w:val="24"/>
          <w:szCs w:val="24"/>
          <w:rtl w:val="0"/>
        </w:rPr>
        <w:t xml:space="preserve">[</w:t>
      </w:r>
      <w:r w:rsidDel="00000000" w:rsidR="00000000" w:rsidRPr="00000000">
        <w:rPr>
          <w:rFonts w:ascii="Cambria" w:cs="Cambria" w:eastAsia="Cambria" w:hAnsi="Cambria"/>
          <w:b w:val="1"/>
          <w:color w:val="0070c0"/>
          <w:sz w:val="24"/>
          <w:szCs w:val="24"/>
          <w:u w:val="single"/>
          <w:rtl w:val="0"/>
        </w:rPr>
        <w:t xml:space="preserve">prénom</w:t>
      </w:r>
      <w:r w:rsidDel="00000000" w:rsidR="00000000" w:rsidRPr="00000000">
        <w:rPr>
          <w:rFonts w:ascii="Cambria" w:cs="Cambria" w:eastAsia="Cambria" w:hAnsi="Cambria"/>
          <w:b w:val="1"/>
          <w:color w:val="0070c0"/>
          <w:sz w:val="24"/>
          <w:szCs w:val="24"/>
          <w:rtl w:val="0"/>
        </w:rPr>
        <w:t xml:space="preserve"> de l’aîné </w:t>
      </w:r>
      <w:r w:rsidDel="00000000" w:rsidR="00000000" w:rsidRPr="00000000">
        <w:rPr>
          <w:rFonts w:ascii="Cambria" w:cs="Cambria" w:eastAsia="Cambria" w:hAnsi="Cambria"/>
          <w:b w:val="1"/>
          <w:color w:val="0070c0"/>
          <w:sz w:val="24"/>
          <w:szCs w:val="24"/>
          <w:u w:val="single"/>
          <w:rtl w:val="0"/>
        </w:rPr>
        <w:t xml:space="preserve">au primaire ou secondaire </w:t>
      </w:r>
      <w:r w:rsidDel="00000000" w:rsidR="00000000" w:rsidRPr="00000000">
        <w:rPr>
          <w:rFonts w:ascii="Cambria" w:cs="Cambria" w:eastAsia="Cambria" w:hAnsi="Cambria"/>
          <w:b w:val="1"/>
          <w:color w:val="0070c0"/>
          <w:sz w:val="24"/>
          <w:szCs w:val="24"/>
          <w:u w:val="single"/>
          <w:rtl w:val="0"/>
        </w:rPr>
        <w:t xml:space="preserve">OU</w:t>
      </w:r>
      <w:r w:rsidDel="00000000" w:rsidR="00000000" w:rsidRPr="00000000">
        <w:rPr>
          <w:rFonts w:ascii="Cambria" w:cs="Cambria" w:eastAsia="Cambria" w:hAnsi="Cambria"/>
          <w:b w:val="1"/>
          <w:color w:val="0070c0"/>
          <w:sz w:val="24"/>
          <w:szCs w:val="24"/>
          <w:rtl w:val="0"/>
        </w:rPr>
        <w:t xml:space="preserve"> prénom de l’enfant </w:t>
      </w:r>
      <w:r w:rsidDel="00000000" w:rsidR="00000000" w:rsidRPr="00000000">
        <w:rPr>
          <w:rFonts w:ascii="Cambria" w:cs="Cambria" w:eastAsia="Cambria" w:hAnsi="Cambria"/>
          <w:b w:val="1"/>
          <w:color w:val="0070c0"/>
          <w:sz w:val="24"/>
          <w:szCs w:val="24"/>
          <w:u w:val="single"/>
          <w:rtl w:val="0"/>
        </w:rPr>
        <w:t xml:space="preserve">unique</w:t>
      </w:r>
      <w:r w:rsidDel="00000000" w:rsidR="00000000" w:rsidRPr="00000000">
        <w:rPr>
          <w:rFonts w:ascii="Cambria" w:cs="Cambria" w:eastAsia="Cambria" w:hAnsi="Cambria"/>
          <w:b w:val="1"/>
          <w:color w:val="0070c0"/>
          <w:sz w:val="24"/>
          <w:szCs w:val="24"/>
          <w:rtl w:val="0"/>
        </w:rPr>
        <w:t xml:space="preserve">]’</w:t>
      </w:r>
      <w:r w:rsidDel="00000000" w:rsidR="00000000" w:rsidRPr="00000000">
        <w:rPr>
          <w:rFonts w:ascii="Cambria" w:cs="Cambria" w:eastAsia="Cambria" w:hAnsi="Cambria"/>
          <w:sz w:val="24"/>
          <w:szCs w:val="24"/>
          <w:rtl w:val="0"/>
        </w:rPr>
        <w:t xml:space="preserve">s </w:t>
      </w:r>
      <w:r w:rsidDel="00000000" w:rsidR="00000000" w:rsidRPr="00000000">
        <w:rPr>
          <w:rFonts w:ascii="Cambria" w:cs="Cambria" w:eastAsia="Cambria" w:hAnsi="Cambria"/>
          <w:sz w:val="24"/>
          <w:szCs w:val="24"/>
          <w:rtl w:val="0"/>
        </w:rPr>
        <w:t xml:space="preserve">knowledge of French ?</w:t>
      </w:r>
    </w:p>
    <w:p w:rsidR="00000000" w:rsidDel="00000000" w:rsidP="00000000" w:rsidRDefault="00000000" w:rsidRPr="00000000" w14:paraId="000002E9">
      <w:pPr>
        <w:spacing w:line="276" w:lineRule="auto"/>
        <w:rPr>
          <w:rFonts w:ascii="Cambria" w:cs="Cambria" w:eastAsia="Cambria" w:hAnsi="Cambria"/>
          <w:sz w:val="24"/>
          <w:szCs w:val="24"/>
          <w:highlight w:val="yellow"/>
        </w:rPr>
      </w:pPr>
      <w:r w:rsidDel="00000000" w:rsidR="00000000" w:rsidRPr="00000000">
        <w:rPr>
          <w:rFonts w:ascii="Cambria" w:cs="Cambria" w:eastAsia="Cambria" w:hAnsi="Cambria"/>
          <w:color w:val="0432ff"/>
          <w:sz w:val="24"/>
          <w:szCs w:val="24"/>
          <w:rtl w:val="0"/>
        </w:rPr>
        <w:t xml:space="preserve">-échelle : </w:t>
      </w:r>
      <w:r w:rsidDel="00000000" w:rsidR="00000000" w:rsidRPr="00000000">
        <w:rPr>
          <w:rFonts w:ascii="Cambria" w:cs="Cambria" w:eastAsia="Cambria" w:hAnsi="Cambria"/>
          <w:color w:val="0432ff"/>
          <w:sz w:val="24"/>
          <w:szCs w:val="24"/>
          <w:rtl w:val="0"/>
        </w:rPr>
        <w:t xml:space="preserve">not at all, a little, well, very well</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sz w:val="24"/>
          <w:szCs w:val="24"/>
          <w:highlight w:val="yellow"/>
          <w:rtl w:val="0"/>
        </w:rPr>
        <w:t xml:space="preserve">(Portes - adaptées : connaissance parentale de l'enfant)</w:t>
      </w:r>
    </w:p>
    <w:p w:rsidR="00000000" w:rsidDel="00000000" w:rsidP="00000000" w:rsidRDefault="00000000" w:rsidRPr="00000000" w14:paraId="000002EA">
      <w:pPr>
        <w:numPr>
          <w:ilvl w:val="0"/>
          <w:numId w:val="19"/>
        </w:numPr>
        <w:spacing w:line="276" w:lineRule="auto"/>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How well does your child speak French?</w:t>
      </w:r>
      <w:r w:rsidDel="00000000" w:rsidR="00000000" w:rsidRPr="00000000">
        <w:rPr>
          <w:rtl w:val="0"/>
        </w:rPr>
      </w:r>
    </w:p>
    <w:p w:rsidR="00000000" w:rsidDel="00000000" w:rsidP="00000000" w:rsidRDefault="00000000" w:rsidRPr="00000000" w14:paraId="000002EB">
      <w:pPr>
        <w:numPr>
          <w:ilvl w:val="0"/>
          <w:numId w:val="19"/>
        </w:numPr>
        <w:spacing w:line="276" w:lineRule="auto"/>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How well does your child understand French?</w:t>
      </w:r>
      <w:r w:rsidDel="00000000" w:rsidR="00000000" w:rsidRPr="00000000">
        <w:rPr>
          <w:rtl w:val="0"/>
        </w:rPr>
      </w:r>
    </w:p>
    <w:p w:rsidR="00000000" w:rsidDel="00000000" w:rsidP="00000000" w:rsidRDefault="00000000" w:rsidRPr="00000000" w14:paraId="000002EC">
      <w:pPr>
        <w:spacing w:line="276"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ED">
      <w:pPr>
        <w:spacing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Q2. In your opinion, is your child </w:t>
      </w:r>
      <w:r w:rsidDel="00000000" w:rsidR="00000000" w:rsidRPr="00000000">
        <w:rPr>
          <w:rFonts w:ascii="Cambria" w:cs="Cambria" w:eastAsia="Cambria" w:hAnsi="Cambria"/>
          <w:b w:val="1"/>
          <w:color w:val="0070c0"/>
          <w:sz w:val="24"/>
          <w:szCs w:val="24"/>
          <w:rtl w:val="0"/>
        </w:rPr>
        <w:t xml:space="preserve">[prénom de l’aîné </w:t>
      </w:r>
      <w:r w:rsidDel="00000000" w:rsidR="00000000" w:rsidRPr="00000000">
        <w:rPr>
          <w:rFonts w:ascii="Cambria" w:cs="Cambria" w:eastAsia="Cambria" w:hAnsi="Cambria"/>
          <w:b w:val="1"/>
          <w:color w:val="0070c0"/>
          <w:sz w:val="24"/>
          <w:szCs w:val="24"/>
          <w:u w:val="single"/>
          <w:rtl w:val="0"/>
        </w:rPr>
        <w:t xml:space="preserve">au primaire ou secondaire </w:t>
      </w:r>
      <w:r w:rsidDel="00000000" w:rsidR="00000000" w:rsidRPr="00000000">
        <w:rPr>
          <w:rFonts w:ascii="Cambria" w:cs="Cambria" w:eastAsia="Cambria" w:hAnsi="Cambria"/>
          <w:b w:val="1"/>
          <w:color w:val="0070c0"/>
          <w:sz w:val="24"/>
          <w:szCs w:val="24"/>
          <w:u w:val="single"/>
          <w:rtl w:val="0"/>
        </w:rPr>
        <w:t xml:space="preserve">OU</w:t>
      </w:r>
      <w:r w:rsidDel="00000000" w:rsidR="00000000" w:rsidRPr="00000000">
        <w:rPr>
          <w:rFonts w:ascii="Cambria" w:cs="Cambria" w:eastAsia="Cambria" w:hAnsi="Cambria"/>
          <w:b w:val="1"/>
          <w:color w:val="0070c0"/>
          <w:sz w:val="24"/>
          <w:szCs w:val="24"/>
          <w:rtl w:val="0"/>
        </w:rPr>
        <w:t xml:space="preserve"> prénom de l’enfant </w:t>
      </w:r>
      <w:r w:rsidDel="00000000" w:rsidR="00000000" w:rsidRPr="00000000">
        <w:rPr>
          <w:rFonts w:ascii="Cambria" w:cs="Cambria" w:eastAsia="Cambria" w:hAnsi="Cambria"/>
          <w:b w:val="1"/>
          <w:color w:val="0070c0"/>
          <w:sz w:val="24"/>
          <w:szCs w:val="24"/>
          <w:u w:val="single"/>
          <w:rtl w:val="0"/>
        </w:rPr>
        <w:t xml:space="preserve">unique</w:t>
      </w:r>
      <w:r w:rsidDel="00000000" w:rsidR="00000000" w:rsidRPr="00000000">
        <w:rPr>
          <w:rFonts w:ascii="Cambria" w:cs="Cambria" w:eastAsia="Cambria" w:hAnsi="Cambria"/>
          <w:b w:val="1"/>
          <w:color w:val="0070c0"/>
          <w:sz w:val="24"/>
          <w:szCs w:val="24"/>
          <w:rtl w:val="0"/>
        </w:rPr>
        <w:t xml:space="preserve">]</w:t>
      </w:r>
      <w:r w:rsidDel="00000000" w:rsidR="00000000" w:rsidRPr="00000000">
        <w:rPr>
          <w:rFonts w:ascii="Cambria" w:cs="Cambria" w:eastAsia="Cambria" w:hAnsi="Cambria"/>
          <w:sz w:val="24"/>
          <w:szCs w:val="24"/>
          <w:rtl w:val="0"/>
        </w:rPr>
        <w:t xml:space="preserve">’s level of French proficiency better or worse than yours? </w:t>
      </w:r>
      <w:r w:rsidDel="00000000" w:rsidR="00000000" w:rsidRPr="00000000">
        <w:rPr>
          <w:rtl w:val="0"/>
        </w:rPr>
      </w:r>
    </w:p>
    <w:p w:rsidR="00000000" w:rsidDel="00000000" w:rsidP="00000000" w:rsidRDefault="00000000" w:rsidRPr="00000000" w14:paraId="000002EE">
      <w:pPr>
        <w:numPr>
          <w:ilvl w:val="0"/>
          <w:numId w:val="52"/>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his/her French proficiency level is much better than mine</w:t>
      </w:r>
    </w:p>
    <w:p w:rsidR="00000000" w:rsidDel="00000000" w:rsidP="00000000" w:rsidRDefault="00000000" w:rsidRPr="00000000" w14:paraId="000002EF">
      <w:pPr>
        <w:numPr>
          <w:ilvl w:val="0"/>
          <w:numId w:val="52"/>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his/her French proficiency level is better</w:t>
      </w:r>
    </w:p>
    <w:p w:rsidR="00000000" w:rsidDel="00000000" w:rsidP="00000000" w:rsidRDefault="00000000" w:rsidRPr="00000000" w14:paraId="000002F0">
      <w:pPr>
        <w:numPr>
          <w:ilvl w:val="0"/>
          <w:numId w:val="52"/>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have the same level</w:t>
      </w:r>
    </w:p>
    <w:p w:rsidR="00000000" w:rsidDel="00000000" w:rsidP="00000000" w:rsidRDefault="00000000" w:rsidRPr="00000000" w14:paraId="000002F1">
      <w:pPr>
        <w:numPr>
          <w:ilvl w:val="0"/>
          <w:numId w:val="52"/>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his/her French proficiency level is less good than mine</w:t>
      </w:r>
    </w:p>
    <w:p w:rsidR="00000000" w:rsidDel="00000000" w:rsidP="00000000" w:rsidRDefault="00000000" w:rsidRPr="00000000" w14:paraId="000002F2">
      <w:pPr>
        <w:numPr>
          <w:ilvl w:val="0"/>
          <w:numId w:val="52"/>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his/her French proficiency level is much lower than mine</w:t>
      </w:r>
    </w:p>
    <w:p w:rsidR="00000000" w:rsidDel="00000000" w:rsidP="00000000" w:rsidRDefault="00000000" w:rsidRPr="00000000" w14:paraId="000002F3">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F4">
      <w:pPr>
        <w:spacing w:line="240" w:lineRule="auto"/>
        <w:rPr>
          <w:rFonts w:ascii="Cambria" w:cs="Cambria" w:eastAsia="Cambria" w:hAnsi="Cambria"/>
          <w:sz w:val="24"/>
          <w:szCs w:val="24"/>
          <w:highlight w:val="green"/>
        </w:rPr>
      </w:pPr>
      <w:r w:rsidDel="00000000" w:rsidR="00000000" w:rsidRPr="00000000">
        <w:rPr>
          <w:rtl w:val="0"/>
        </w:rPr>
      </w:r>
    </w:p>
    <w:p w:rsidR="00000000" w:rsidDel="00000000" w:rsidP="00000000" w:rsidRDefault="00000000" w:rsidRPr="00000000" w14:paraId="000002F5">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highlight w:val="green"/>
          <w:rtl w:val="0"/>
        </w:rPr>
        <w:t xml:space="preserve">[HOUSEHOLD &amp; ADMINISTRATIVE HELP]</w:t>
      </w:r>
      <w:r w:rsidDel="00000000" w:rsidR="00000000" w:rsidRPr="00000000">
        <w:rPr>
          <w:rtl w:val="0"/>
        </w:rPr>
      </w:r>
    </w:p>
    <w:p w:rsidR="00000000" w:rsidDel="00000000" w:rsidP="00000000" w:rsidRDefault="00000000" w:rsidRPr="00000000" w14:paraId="000002F6">
      <w:pPr>
        <w:spacing w:line="240" w:lineRule="auto"/>
        <w:rPr>
          <w:rFonts w:ascii="Cambria" w:cs="Cambria" w:eastAsia="Cambria" w:hAnsi="Cambria"/>
          <w:b w:val="1"/>
          <w:sz w:val="24"/>
          <w:szCs w:val="24"/>
        </w:rPr>
      </w:pPr>
      <w:r w:rsidDel="00000000" w:rsidR="00000000" w:rsidRPr="00000000">
        <w:rPr>
          <w:rFonts w:ascii="Cambria" w:cs="Cambria" w:eastAsia="Cambria" w:hAnsi="Cambria"/>
          <w:b w:val="1"/>
          <w:color w:val="0070c0"/>
          <w:sz w:val="24"/>
          <w:szCs w:val="24"/>
          <w:rtl w:val="0"/>
        </w:rPr>
        <w:t xml:space="preserve">[nouvelle page]</w:t>
      </w:r>
      <w:r w:rsidDel="00000000" w:rsidR="00000000" w:rsidRPr="00000000">
        <w:rPr>
          <w:rtl w:val="0"/>
        </w:rPr>
      </w:r>
    </w:p>
    <w:p w:rsidR="00000000" w:rsidDel="00000000" w:rsidP="00000000" w:rsidRDefault="00000000" w:rsidRPr="00000000" w14:paraId="000002F7">
      <w:pPr>
        <w:spacing w:line="24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2F8">
      <w:pPr>
        <w:spacing w:line="24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Parents, like everyone else, can sometimes need help. Children can sometimes help out with things in the family.</w:t>
      </w:r>
    </w:p>
    <w:p w:rsidR="00000000" w:rsidDel="00000000" w:rsidP="00000000" w:rsidRDefault="00000000" w:rsidRPr="00000000" w14:paraId="000002F9">
      <w:pPr>
        <w:spacing w:line="24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2FA">
      <w:pPr>
        <w:spacing w:line="24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In this section, we'd like to know if your child ever helps out around the house, or in general.</w:t>
      </w:r>
    </w:p>
    <w:p w:rsidR="00000000" w:rsidDel="00000000" w:rsidP="00000000" w:rsidRDefault="00000000" w:rsidRPr="00000000" w14:paraId="000002FB">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FC">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Thinking of your child</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color w:val="0070c0"/>
          <w:sz w:val="24"/>
          <w:szCs w:val="24"/>
          <w:u w:val="single"/>
          <w:rtl w:val="0"/>
        </w:rPr>
        <w:t xml:space="preserve">fill in: </w:t>
      </w:r>
      <w:r w:rsidDel="00000000" w:rsidR="00000000" w:rsidRPr="00000000">
        <w:rPr>
          <w:rFonts w:ascii="Cambria" w:cs="Cambria" w:eastAsia="Cambria" w:hAnsi="Cambria"/>
          <w:b w:val="1"/>
          <w:color w:val="0070c0"/>
          <w:sz w:val="24"/>
          <w:szCs w:val="24"/>
          <w:u w:val="single"/>
          <w:rtl w:val="0"/>
        </w:rPr>
        <w:t xml:space="preserve">prénom</w:t>
      </w:r>
      <w:r w:rsidDel="00000000" w:rsidR="00000000" w:rsidRPr="00000000">
        <w:rPr>
          <w:rFonts w:ascii="Cambria" w:cs="Cambria" w:eastAsia="Cambria" w:hAnsi="Cambria"/>
          <w:color w:val="0070c0"/>
          <w:sz w:val="24"/>
          <w:szCs w:val="24"/>
          <w:rtl w:val="0"/>
        </w:rPr>
        <w:t xml:space="preserve"> de l’aîné </w:t>
      </w:r>
      <w:r w:rsidDel="00000000" w:rsidR="00000000" w:rsidRPr="00000000">
        <w:rPr>
          <w:rFonts w:ascii="Cambria" w:cs="Cambria" w:eastAsia="Cambria" w:hAnsi="Cambria"/>
          <w:b w:val="1"/>
          <w:color w:val="0070c0"/>
          <w:sz w:val="24"/>
          <w:szCs w:val="24"/>
          <w:u w:val="single"/>
          <w:rtl w:val="0"/>
        </w:rPr>
        <w:t xml:space="preserve">au primaire ou secondaire </w:t>
      </w:r>
      <w:r w:rsidDel="00000000" w:rsidR="00000000" w:rsidRPr="00000000">
        <w:rPr>
          <w:rFonts w:ascii="Cambria" w:cs="Cambria" w:eastAsia="Cambria" w:hAnsi="Cambria"/>
          <w:color w:val="0070c0"/>
          <w:sz w:val="24"/>
          <w:szCs w:val="24"/>
          <w:rtl w:val="0"/>
        </w:rPr>
        <w:t xml:space="preserve"> </w:t>
      </w:r>
      <w:r w:rsidDel="00000000" w:rsidR="00000000" w:rsidRPr="00000000">
        <w:rPr>
          <w:rFonts w:ascii="Cambria" w:cs="Cambria" w:eastAsia="Cambria" w:hAnsi="Cambria"/>
          <w:b w:val="1"/>
          <w:color w:val="0070c0"/>
          <w:sz w:val="24"/>
          <w:szCs w:val="24"/>
          <w:u w:val="single"/>
          <w:rtl w:val="0"/>
        </w:rPr>
        <w:t xml:space="preserve">OU</w:t>
      </w:r>
      <w:r w:rsidDel="00000000" w:rsidR="00000000" w:rsidRPr="00000000">
        <w:rPr>
          <w:rFonts w:ascii="Cambria" w:cs="Cambria" w:eastAsia="Cambria" w:hAnsi="Cambria"/>
          <w:b w:val="1"/>
          <w:color w:val="0070c0"/>
          <w:sz w:val="24"/>
          <w:szCs w:val="24"/>
          <w:rtl w:val="0"/>
        </w:rPr>
        <w:t xml:space="preserve"> prénom de l’enfant </w:t>
      </w:r>
      <w:r w:rsidDel="00000000" w:rsidR="00000000" w:rsidRPr="00000000">
        <w:rPr>
          <w:rFonts w:ascii="Cambria" w:cs="Cambria" w:eastAsia="Cambria" w:hAnsi="Cambria"/>
          <w:b w:val="1"/>
          <w:color w:val="0070c0"/>
          <w:sz w:val="24"/>
          <w:szCs w:val="24"/>
          <w:u w:val="single"/>
          <w:rtl w:val="0"/>
        </w:rPr>
        <w:t xml:space="preserve">unique</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2FD">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FE">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How often does your child do the following </w:t>
      </w:r>
      <w:r w:rsidDel="00000000" w:rsidR="00000000" w:rsidRPr="00000000">
        <w:rPr>
          <w:rFonts w:ascii="Cambria" w:cs="Cambria" w:eastAsia="Cambria" w:hAnsi="Cambria"/>
          <w:b w:val="1"/>
          <w:sz w:val="24"/>
          <w:szCs w:val="24"/>
          <w:rtl w:val="0"/>
        </w:rPr>
        <w:t xml:space="preserve">tasks</w:t>
      </w:r>
      <w:r w:rsidDel="00000000" w:rsidR="00000000" w:rsidRPr="00000000">
        <w:rPr>
          <w:rFonts w:ascii="Cambria" w:cs="Cambria" w:eastAsia="Cambria" w:hAnsi="Cambria"/>
          <w:sz w:val="24"/>
          <w:szCs w:val="24"/>
          <w:rtl w:val="0"/>
        </w:rPr>
        <w:t xml:space="preserve">? (on his/her own initiative, or because you ask him/her)</w:t>
      </w:r>
      <w:r w:rsidDel="00000000" w:rsidR="00000000" w:rsidRPr="00000000">
        <w:rPr>
          <w:rFonts w:ascii="Cambria" w:cs="Cambria" w:eastAsia="Cambria" w:hAnsi="Cambria"/>
          <w:color w:val="0000ff"/>
          <w:sz w:val="24"/>
          <w:szCs w:val="24"/>
          <w:rtl w:val="0"/>
        </w:rPr>
        <w:br w:type="textWrapping"/>
        <w:t xml:space="preserve">-- échelle à 5 points : “Never”, “rarely”, “sometimes”, “often”, “very often”, not applicable</w:t>
      </w:r>
      <w:r w:rsidDel="00000000" w:rsidR="00000000" w:rsidRPr="00000000">
        <w:rPr>
          <w:rtl w:val="0"/>
        </w:rPr>
      </w:r>
    </w:p>
    <w:p w:rsidR="00000000" w:rsidDel="00000000" w:rsidP="00000000" w:rsidRDefault="00000000" w:rsidRPr="00000000" w14:paraId="000002FF">
      <w:pPr>
        <w:numPr>
          <w:ilvl w:val="1"/>
          <w:numId w:val="1"/>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Clean his/her room</w:t>
      </w:r>
    </w:p>
    <w:p w:rsidR="00000000" w:rsidDel="00000000" w:rsidP="00000000" w:rsidRDefault="00000000" w:rsidRPr="00000000" w14:paraId="00000300">
      <w:pPr>
        <w:numPr>
          <w:ilvl w:val="1"/>
          <w:numId w:val="1"/>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Tidy up or clean the house </w:t>
      </w:r>
      <w:r w:rsidDel="00000000" w:rsidR="00000000" w:rsidRPr="00000000">
        <w:rPr>
          <w:rtl w:val="0"/>
        </w:rPr>
      </w:r>
    </w:p>
    <w:p w:rsidR="00000000" w:rsidDel="00000000" w:rsidP="00000000" w:rsidRDefault="00000000" w:rsidRPr="00000000" w14:paraId="00000301">
      <w:pPr>
        <w:numPr>
          <w:ilvl w:val="1"/>
          <w:numId w:val="1"/>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Set or clear the table</w:t>
      </w:r>
      <w:r w:rsidDel="00000000" w:rsidR="00000000" w:rsidRPr="00000000">
        <w:rPr>
          <w:rtl w:val="0"/>
        </w:rPr>
      </w:r>
    </w:p>
    <w:p w:rsidR="00000000" w:rsidDel="00000000" w:rsidP="00000000" w:rsidRDefault="00000000" w:rsidRPr="00000000" w14:paraId="00000302">
      <w:pPr>
        <w:numPr>
          <w:ilvl w:val="1"/>
          <w:numId w:val="1"/>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Take out the trash </w:t>
      </w:r>
    </w:p>
    <w:p w:rsidR="00000000" w:rsidDel="00000000" w:rsidP="00000000" w:rsidRDefault="00000000" w:rsidRPr="00000000" w14:paraId="00000303">
      <w:pPr>
        <w:numPr>
          <w:ilvl w:val="1"/>
          <w:numId w:val="1"/>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Prepare meals alone or with an adult</w:t>
      </w:r>
      <w:r w:rsidDel="00000000" w:rsidR="00000000" w:rsidRPr="00000000">
        <w:rPr>
          <w:rtl w:val="0"/>
        </w:rPr>
      </w:r>
    </w:p>
    <w:p w:rsidR="00000000" w:rsidDel="00000000" w:rsidP="00000000" w:rsidRDefault="00000000" w:rsidRPr="00000000" w14:paraId="00000304">
      <w:pPr>
        <w:numPr>
          <w:ilvl w:val="1"/>
          <w:numId w:val="1"/>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Look after their younger brothers or sisters</w:t>
      </w:r>
      <w:r w:rsidDel="00000000" w:rsidR="00000000" w:rsidRPr="00000000">
        <w:rPr>
          <w:rtl w:val="0"/>
        </w:rPr>
      </w:r>
    </w:p>
    <w:p w:rsidR="00000000" w:rsidDel="00000000" w:rsidP="00000000" w:rsidRDefault="00000000" w:rsidRPr="00000000" w14:paraId="00000305">
      <w:pPr>
        <w:numPr>
          <w:ilvl w:val="1"/>
          <w:numId w:val="14"/>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Fill out government forms (e.g. for a driver's license, for taxes or others)</w:t>
      </w:r>
      <w:r w:rsidDel="00000000" w:rsidR="00000000" w:rsidRPr="00000000">
        <w:rPr>
          <w:rtl w:val="0"/>
        </w:rPr>
      </w:r>
    </w:p>
    <w:p w:rsidR="00000000" w:rsidDel="00000000" w:rsidP="00000000" w:rsidRDefault="00000000" w:rsidRPr="00000000" w14:paraId="00000306">
      <w:pPr>
        <w:numPr>
          <w:ilvl w:val="1"/>
          <w:numId w:val="14"/>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Prepare the payment of bills</w:t>
      </w:r>
      <w:r w:rsidDel="00000000" w:rsidR="00000000" w:rsidRPr="00000000">
        <w:rPr>
          <w:rtl w:val="0"/>
        </w:rPr>
      </w:r>
    </w:p>
    <w:p w:rsidR="00000000" w:rsidDel="00000000" w:rsidP="00000000" w:rsidRDefault="00000000" w:rsidRPr="00000000" w14:paraId="00000307">
      <w:pPr>
        <w:numPr>
          <w:ilvl w:val="1"/>
          <w:numId w:val="14"/>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Run</w:t>
      </w:r>
      <w:r w:rsidDel="00000000" w:rsidR="00000000" w:rsidRPr="00000000">
        <w:rPr>
          <w:rFonts w:ascii="Cambria" w:cs="Cambria" w:eastAsia="Cambria" w:hAnsi="Cambria"/>
          <w:sz w:val="24"/>
          <w:szCs w:val="24"/>
          <w:rtl w:val="0"/>
        </w:rPr>
        <w:t xml:space="preserve"> errands</w:t>
      </w:r>
      <w:r w:rsidDel="00000000" w:rsidR="00000000" w:rsidRPr="00000000">
        <w:rPr>
          <w:rFonts w:ascii="Cambria" w:cs="Cambria" w:eastAsia="Cambria" w:hAnsi="Cambria"/>
          <w:sz w:val="24"/>
          <w:szCs w:val="24"/>
          <w:rtl w:val="0"/>
        </w:rPr>
        <w:t xml:space="preserve"> alone </w:t>
      </w:r>
    </w:p>
    <w:p w:rsidR="00000000" w:rsidDel="00000000" w:rsidP="00000000" w:rsidRDefault="00000000" w:rsidRPr="00000000" w14:paraId="00000308">
      <w:pPr>
        <w:spacing w:lin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09">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0A">
      <w:pPr>
        <w:spacing w:line="240" w:lineRule="auto"/>
        <w:rPr>
          <w:rFonts w:ascii="Cambria" w:cs="Cambria" w:eastAsia="Cambria" w:hAnsi="Cambria"/>
          <w:sz w:val="24"/>
          <w:szCs w:val="24"/>
          <w:highlight w:val="green"/>
        </w:rPr>
      </w:pPr>
      <w:r w:rsidDel="00000000" w:rsidR="00000000" w:rsidRPr="00000000">
        <w:rPr>
          <w:rFonts w:ascii="Cambria" w:cs="Cambria" w:eastAsia="Cambria" w:hAnsi="Cambria"/>
          <w:sz w:val="24"/>
          <w:szCs w:val="24"/>
          <w:highlight w:val="green"/>
          <w:rtl w:val="0"/>
        </w:rPr>
        <w:t xml:space="preserve">[LANGUAGE BROKERAGE]</w:t>
      </w:r>
    </w:p>
    <w:p w:rsidR="00000000" w:rsidDel="00000000" w:rsidP="00000000" w:rsidRDefault="00000000" w:rsidRPr="00000000" w14:paraId="0000030B">
      <w:pPr>
        <w:spacing w:line="240" w:lineRule="auto"/>
        <w:rPr>
          <w:rFonts w:ascii="Cambria" w:cs="Cambria" w:eastAsia="Cambria" w:hAnsi="Cambria"/>
          <w:b w:val="1"/>
          <w:color w:val="0070c0"/>
          <w:sz w:val="24"/>
          <w:szCs w:val="24"/>
        </w:rPr>
      </w:pPr>
      <w:r w:rsidDel="00000000" w:rsidR="00000000" w:rsidRPr="00000000">
        <w:rPr>
          <w:rFonts w:ascii="Cambria" w:cs="Cambria" w:eastAsia="Cambria" w:hAnsi="Cambria"/>
          <w:b w:val="1"/>
          <w:color w:val="0070c0"/>
          <w:sz w:val="24"/>
          <w:szCs w:val="24"/>
          <w:rtl w:val="0"/>
        </w:rPr>
        <w:t xml:space="preserve">[SI : IMMIGRANT ET NON-FRANCOPHONE]</w:t>
      </w:r>
    </w:p>
    <w:p w:rsidR="00000000" w:rsidDel="00000000" w:rsidP="00000000" w:rsidRDefault="00000000" w:rsidRPr="00000000" w14:paraId="0000030C">
      <w:pPr>
        <w:spacing w:line="240" w:lineRule="auto"/>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30D">
      <w:pPr>
        <w:spacing w:line="240" w:lineRule="auto"/>
        <w:rPr>
          <w:rFonts w:ascii="Roboto" w:cs="Roboto" w:eastAsia="Roboto" w:hAnsi="Roboto"/>
          <w:color w:val="444746"/>
          <w:sz w:val="21"/>
          <w:szCs w:val="21"/>
        </w:rPr>
      </w:pPr>
      <w:r w:rsidDel="00000000" w:rsidR="00000000" w:rsidRPr="00000000">
        <w:rPr>
          <w:rFonts w:ascii="Cambria" w:cs="Cambria" w:eastAsia="Cambria" w:hAnsi="Cambria"/>
          <w:color w:val="444746"/>
          <w:sz w:val="24"/>
          <w:szCs w:val="24"/>
          <w:rtl w:val="0"/>
        </w:rPr>
        <w:t xml:space="preserve">Children sometimes learn French faster than their parents, </w:t>
      </w:r>
      <w:r w:rsidDel="00000000" w:rsidR="00000000" w:rsidRPr="00000000">
        <w:rPr>
          <w:rFonts w:ascii="Cambria" w:cs="Cambria" w:eastAsia="Cambria" w:hAnsi="Cambria"/>
          <w:color w:val="444746"/>
          <w:sz w:val="24"/>
          <w:szCs w:val="24"/>
          <w:rtl w:val="0"/>
        </w:rPr>
        <w:t xml:space="preserve">in particular because they go to school. </w:t>
      </w:r>
      <w:r w:rsidDel="00000000" w:rsidR="00000000" w:rsidRPr="00000000">
        <w:rPr>
          <w:rtl w:val="0"/>
        </w:rPr>
      </w:r>
    </w:p>
    <w:p w:rsidR="00000000" w:rsidDel="00000000" w:rsidP="00000000" w:rsidRDefault="00000000" w:rsidRPr="00000000" w14:paraId="0000030E">
      <w:pPr>
        <w:spacing w:line="276" w:lineRule="auto"/>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 </w:t>
      </w:r>
    </w:p>
    <w:p w:rsidR="00000000" w:rsidDel="00000000" w:rsidP="00000000" w:rsidRDefault="00000000" w:rsidRPr="00000000" w14:paraId="0000030F">
      <w:pPr>
        <w:spacing w:line="276" w:lineRule="auto"/>
        <w:rPr>
          <w:rFonts w:ascii="Roboto" w:cs="Roboto" w:eastAsia="Roboto" w:hAnsi="Roboto"/>
          <w:color w:val="444746"/>
          <w:sz w:val="21"/>
          <w:szCs w:val="21"/>
          <w:highlight w:val="yellow"/>
        </w:rPr>
      </w:pPr>
      <w:r w:rsidDel="00000000" w:rsidR="00000000" w:rsidRPr="00000000">
        <w:rPr>
          <w:rFonts w:ascii="Roboto" w:cs="Roboto" w:eastAsia="Roboto" w:hAnsi="Roboto"/>
          <w:color w:val="444746"/>
          <w:sz w:val="21"/>
          <w:szCs w:val="21"/>
          <w:rtl w:val="0"/>
        </w:rPr>
        <w:t xml:space="preserve">Does it happen that your child </w:t>
      </w:r>
      <w:r w:rsidDel="00000000" w:rsidR="00000000" w:rsidRPr="00000000">
        <w:rPr>
          <w:rFonts w:ascii="Roboto" w:cs="Roboto" w:eastAsia="Roboto" w:hAnsi="Roboto"/>
          <w:b w:val="1"/>
          <w:color w:val="0070c0"/>
          <w:sz w:val="21"/>
          <w:szCs w:val="21"/>
          <w:rtl w:val="0"/>
        </w:rPr>
        <w:t xml:space="preserve"> [</w:t>
      </w:r>
      <w:r w:rsidDel="00000000" w:rsidR="00000000" w:rsidRPr="00000000">
        <w:rPr>
          <w:rFonts w:ascii="Cambria" w:cs="Cambria" w:eastAsia="Cambria" w:hAnsi="Cambria"/>
          <w:b w:val="1"/>
          <w:color w:val="0070c0"/>
          <w:sz w:val="24"/>
          <w:szCs w:val="24"/>
          <w:u w:val="single"/>
          <w:rtl w:val="0"/>
        </w:rPr>
        <w:t xml:space="preserve">prénom</w:t>
      </w:r>
      <w:r w:rsidDel="00000000" w:rsidR="00000000" w:rsidRPr="00000000">
        <w:rPr>
          <w:rFonts w:ascii="Roboto" w:cs="Roboto" w:eastAsia="Roboto" w:hAnsi="Roboto"/>
          <w:b w:val="1"/>
          <w:color w:val="0070c0"/>
          <w:sz w:val="21"/>
          <w:szCs w:val="21"/>
          <w:rtl w:val="0"/>
        </w:rPr>
        <w:t xml:space="preserve"> aîné </w:t>
      </w:r>
      <w:r w:rsidDel="00000000" w:rsidR="00000000" w:rsidRPr="00000000">
        <w:rPr>
          <w:rFonts w:ascii="Cambria" w:cs="Cambria" w:eastAsia="Cambria" w:hAnsi="Cambria"/>
          <w:b w:val="1"/>
          <w:color w:val="0070c0"/>
          <w:sz w:val="24"/>
          <w:szCs w:val="24"/>
          <w:u w:val="single"/>
          <w:rtl w:val="0"/>
        </w:rPr>
        <w:t xml:space="preserve">au primaire ou secondaire </w:t>
      </w:r>
      <w:r w:rsidDel="00000000" w:rsidR="00000000" w:rsidRPr="00000000">
        <w:rPr>
          <w:rFonts w:ascii="Roboto" w:cs="Roboto" w:eastAsia="Roboto" w:hAnsi="Roboto"/>
          <w:b w:val="1"/>
          <w:color w:val="0070c0"/>
          <w:sz w:val="21"/>
          <w:szCs w:val="21"/>
          <w:rtl w:val="0"/>
        </w:rPr>
        <w:t xml:space="preserve"> </w:t>
      </w:r>
      <w:r w:rsidDel="00000000" w:rsidR="00000000" w:rsidRPr="00000000">
        <w:rPr>
          <w:rFonts w:ascii="Cambria" w:cs="Cambria" w:eastAsia="Cambria" w:hAnsi="Cambria"/>
          <w:b w:val="1"/>
          <w:color w:val="0070c0"/>
          <w:sz w:val="24"/>
          <w:szCs w:val="24"/>
          <w:u w:val="single"/>
          <w:rtl w:val="0"/>
        </w:rPr>
        <w:t xml:space="preserve">OU</w:t>
      </w:r>
      <w:r w:rsidDel="00000000" w:rsidR="00000000" w:rsidRPr="00000000">
        <w:rPr>
          <w:rFonts w:ascii="Cambria" w:cs="Cambria" w:eastAsia="Cambria" w:hAnsi="Cambria"/>
          <w:b w:val="1"/>
          <w:color w:val="0070c0"/>
          <w:sz w:val="24"/>
          <w:szCs w:val="24"/>
          <w:rtl w:val="0"/>
        </w:rPr>
        <w:t xml:space="preserve"> prénom de l’enfant </w:t>
      </w:r>
      <w:r w:rsidDel="00000000" w:rsidR="00000000" w:rsidRPr="00000000">
        <w:rPr>
          <w:rFonts w:ascii="Cambria" w:cs="Cambria" w:eastAsia="Cambria" w:hAnsi="Cambria"/>
          <w:b w:val="1"/>
          <w:color w:val="0070c0"/>
          <w:sz w:val="24"/>
          <w:szCs w:val="24"/>
          <w:u w:val="single"/>
          <w:rtl w:val="0"/>
        </w:rPr>
        <w:t xml:space="preserve">unique</w:t>
      </w:r>
      <w:r w:rsidDel="00000000" w:rsidR="00000000" w:rsidRPr="00000000">
        <w:rPr>
          <w:rFonts w:ascii="Roboto" w:cs="Roboto" w:eastAsia="Roboto" w:hAnsi="Roboto"/>
          <w:b w:val="1"/>
          <w:color w:val="0070c0"/>
          <w:sz w:val="21"/>
          <w:szCs w:val="21"/>
          <w:rtl w:val="0"/>
        </w:rPr>
        <w:t xml:space="preserve">] </w:t>
      </w:r>
      <w:r w:rsidDel="00000000" w:rsidR="00000000" w:rsidRPr="00000000">
        <w:rPr>
          <w:rFonts w:ascii="Roboto" w:cs="Roboto" w:eastAsia="Roboto" w:hAnsi="Roboto"/>
          <w:color w:val="444746"/>
          <w:sz w:val="21"/>
          <w:szCs w:val="21"/>
          <w:rtl w:val="0"/>
        </w:rPr>
        <w:t xml:space="preserve">translates for you (or your partner) and helps you to understand </w:t>
      </w:r>
      <w:r w:rsidDel="00000000" w:rsidR="00000000" w:rsidRPr="00000000">
        <w:rPr>
          <w:rFonts w:ascii="Roboto" w:cs="Roboto" w:eastAsia="Roboto" w:hAnsi="Roboto"/>
          <w:b w:val="1"/>
          <w:color w:val="444746"/>
          <w:sz w:val="21"/>
          <w:szCs w:val="21"/>
          <w:rtl w:val="0"/>
        </w:rPr>
        <w:t xml:space="preserve">information</w:t>
      </w:r>
      <w:r w:rsidDel="00000000" w:rsidR="00000000" w:rsidRPr="00000000">
        <w:rPr>
          <w:rFonts w:ascii="Roboto" w:cs="Roboto" w:eastAsia="Roboto" w:hAnsi="Roboto"/>
          <w:color w:val="444746"/>
          <w:sz w:val="21"/>
          <w:szCs w:val="21"/>
          <w:rtl w:val="0"/>
        </w:rPr>
        <w:t xml:space="preserve"> that is </w:t>
      </w:r>
      <w:r w:rsidDel="00000000" w:rsidR="00000000" w:rsidRPr="00000000">
        <w:rPr>
          <w:rFonts w:ascii="Roboto" w:cs="Roboto" w:eastAsia="Roboto" w:hAnsi="Roboto"/>
          <w:b w:val="1"/>
          <w:color w:val="444746"/>
          <w:sz w:val="21"/>
          <w:szCs w:val="21"/>
          <w:rtl w:val="0"/>
        </w:rPr>
        <w:t xml:space="preserve">in French </w:t>
      </w:r>
      <w:r w:rsidDel="00000000" w:rsidR="00000000" w:rsidRPr="00000000">
        <w:rPr>
          <w:rFonts w:ascii="Roboto" w:cs="Roboto" w:eastAsia="Roboto" w:hAnsi="Roboto"/>
          <w:color w:val="444746"/>
          <w:sz w:val="21"/>
          <w:szCs w:val="21"/>
          <w:rtl w:val="0"/>
        </w:rPr>
        <w:t xml:space="preserve">in any of the following contexts?</w:t>
      </w:r>
      <w:r w:rsidDel="00000000" w:rsidR="00000000" w:rsidRPr="00000000">
        <w:rPr>
          <w:rFonts w:ascii="Roboto" w:cs="Roboto" w:eastAsia="Roboto" w:hAnsi="Roboto"/>
          <w:color w:val="444746"/>
          <w:sz w:val="21"/>
          <w:szCs w:val="21"/>
          <w:rtl w:val="0"/>
        </w:rPr>
        <w:t xml:space="preserve"> </w:t>
      </w:r>
      <w:r w:rsidDel="00000000" w:rsidR="00000000" w:rsidRPr="00000000">
        <w:rPr>
          <w:rFonts w:ascii="Roboto" w:cs="Roboto" w:eastAsia="Roboto" w:hAnsi="Roboto"/>
          <w:color w:val="444746"/>
          <w:sz w:val="21"/>
          <w:szCs w:val="21"/>
          <w:rtl w:val="0"/>
        </w:rPr>
        <w:t xml:space="preserve">[</w:t>
      </w:r>
      <w:r w:rsidDel="00000000" w:rsidR="00000000" w:rsidRPr="00000000">
        <w:rPr>
          <w:rFonts w:ascii="Roboto" w:cs="Roboto" w:eastAsia="Roboto" w:hAnsi="Roboto"/>
          <w:color w:val="444746"/>
          <w:sz w:val="21"/>
          <w:szCs w:val="21"/>
          <w:highlight w:val="yellow"/>
          <w:rtl w:val="0"/>
        </w:rPr>
        <w:t xml:space="preserve">VA combinaison des batteries identifiées par Anne]</w:t>
      </w:r>
    </w:p>
    <w:p w:rsidR="00000000" w:rsidDel="00000000" w:rsidP="00000000" w:rsidRDefault="00000000" w:rsidRPr="00000000" w14:paraId="00000310">
      <w:pPr>
        <w:spacing w:line="240" w:lineRule="auto"/>
        <w:ind w:left="0" w:firstLine="0"/>
        <w:rPr>
          <w:rFonts w:ascii="Roboto" w:cs="Roboto" w:eastAsia="Roboto" w:hAnsi="Roboto"/>
          <w:color w:val="444746"/>
          <w:sz w:val="21"/>
          <w:szCs w:val="21"/>
        </w:rPr>
      </w:pPr>
      <w:r w:rsidDel="00000000" w:rsidR="00000000" w:rsidRPr="00000000">
        <w:rPr>
          <w:rFonts w:ascii="Cambria" w:cs="Cambria" w:eastAsia="Cambria" w:hAnsi="Cambria"/>
          <w:color w:val="0000ff"/>
          <w:sz w:val="24"/>
          <w:szCs w:val="24"/>
          <w:rtl w:val="0"/>
        </w:rPr>
        <w:t xml:space="preserve">-- échelle à 5 points : “Never”, “rarely”, “sometimes”, “often”, “very often”, not applicable</w:t>
      </w:r>
      <w:r w:rsidDel="00000000" w:rsidR="00000000" w:rsidRPr="00000000">
        <w:rPr>
          <w:rtl w:val="0"/>
        </w:rPr>
      </w:r>
    </w:p>
    <w:p w:rsidR="00000000" w:rsidDel="00000000" w:rsidP="00000000" w:rsidRDefault="00000000" w:rsidRPr="00000000" w14:paraId="00000311">
      <w:pPr>
        <w:numPr>
          <w:ilvl w:val="0"/>
          <w:numId w:val="5"/>
        </w:numPr>
        <w:spacing w:line="276" w:lineRule="auto"/>
        <w:ind w:left="720" w:hanging="36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Communications sent by the school</w:t>
      </w:r>
      <w:r w:rsidDel="00000000" w:rsidR="00000000" w:rsidRPr="00000000">
        <w:rPr>
          <w:rtl w:val="0"/>
        </w:rPr>
      </w:r>
    </w:p>
    <w:p w:rsidR="00000000" w:rsidDel="00000000" w:rsidP="00000000" w:rsidRDefault="00000000" w:rsidRPr="00000000" w14:paraId="00000312">
      <w:pPr>
        <w:numPr>
          <w:ilvl w:val="0"/>
          <w:numId w:val="5"/>
        </w:numPr>
        <w:spacing w:line="276" w:lineRule="auto"/>
        <w:ind w:left="720" w:hanging="36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Credit card bills, insurance forms, bank statements, phone bills or rental agreements</w:t>
      </w:r>
      <w:r w:rsidDel="00000000" w:rsidR="00000000" w:rsidRPr="00000000">
        <w:rPr>
          <w:rtl w:val="0"/>
        </w:rPr>
      </w:r>
    </w:p>
    <w:p w:rsidR="00000000" w:rsidDel="00000000" w:rsidP="00000000" w:rsidRDefault="00000000" w:rsidRPr="00000000" w14:paraId="00000313">
      <w:pPr>
        <w:numPr>
          <w:ilvl w:val="0"/>
          <w:numId w:val="5"/>
        </w:numPr>
        <w:spacing w:line="276" w:lineRule="auto"/>
        <w:ind w:left="720" w:hanging="36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Government forms (for immigration, driver's license, health, taxes, etc.)</w:t>
      </w:r>
      <w:r w:rsidDel="00000000" w:rsidR="00000000" w:rsidRPr="00000000">
        <w:rPr>
          <w:rtl w:val="0"/>
        </w:rPr>
      </w:r>
    </w:p>
    <w:p w:rsidR="00000000" w:rsidDel="00000000" w:rsidP="00000000" w:rsidRDefault="00000000" w:rsidRPr="00000000" w14:paraId="00000314">
      <w:pPr>
        <w:numPr>
          <w:ilvl w:val="0"/>
          <w:numId w:val="5"/>
        </w:numPr>
        <w:spacing w:line="276" w:lineRule="auto"/>
        <w:ind w:left="720" w:hanging="36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Documents or forms from a medical clinic or hospital</w:t>
      </w:r>
      <w:r w:rsidDel="00000000" w:rsidR="00000000" w:rsidRPr="00000000">
        <w:rPr>
          <w:rtl w:val="0"/>
        </w:rPr>
      </w:r>
    </w:p>
    <w:p w:rsidR="00000000" w:rsidDel="00000000" w:rsidP="00000000" w:rsidRDefault="00000000" w:rsidRPr="00000000" w14:paraId="00000315">
      <w:pPr>
        <w:numPr>
          <w:ilvl w:val="0"/>
          <w:numId w:val="5"/>
        </w:numPr>
        <w:spacing w:line="276" w:lineRule="auto"/>
        <w:ind w:left="720" w:hanging="36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Job advertisements</w:t>
      </w:r>
      <w:r w:rsidDel="00000000" w:rsidR="00000000" w:rsidRPr="00000000">
        <w:rPr>
          <w:rtl w:val="0"/>
        </w:rPr>
      </w:r>
    </w:p>
    <w:p w:rsidR="00000000" w:rsidDel="00000000" w:rsidP="00000000" w:rsidRDefault="00000000" w:rsidRPr="00000000" w14:paraId="00000316">
      <w:pPr>
        <w:spacing w:line="240" w:lineRule="auto"/>
        <w:ind w:left="0" w:firstLine="0"/>
        <w:rPr>
          <w:rFonts w:ascii="Cambria" w:cs="Cambria" w:eastAsia="Cambria" w:hAnsi="Cambria"/>
          <w:color w:val="0000ff"/>
          <w:sz w:val="24"/>
          <w:szCs w:val="24"/>
        </w:rPr>
      </w:pPr>
      <w:r w:rsidDel="00000000" w:rsidR="00000000" w:rsidRPr="00000000">
        <w:rPr>
          <w:rtl w:val="0"/>
        </w:rPr>
      </w:r>
    </w:p>
    <w:p w:rsidR="00000000" w:rsidDel="00000000" w:rsidP="00000000" w:rsidRDefault="00000000" w:rsidRPr="00000000" w14:paraId="00000317">
      <w:pPr>
        <w:spacing w:line="276" w:lineRule="auto"/>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Does it happen that your child </w:t>
      </w:r>
      <w:r w:rsidDel="00000000" w:rsidR="00000000" w:rsidRPr="00000000">
        <w:rPr>
          <w:rFonts w:ascii="Roboto" w:cs="Roboto" w:eastAsia="Roboto" w:hAnsi="Roboto"/>
          <w:b w:val="1"/>
          <w:color w:val="0070c0"/>
          <w:sz w:val="21"/>
          <w:szCs w:val="21"/>
          <w:rtl w:val="0"/>
        </w:rPr>
        <w:t xml:space="preserve"> [</w:t>
      </w:r>
      <w:r w:rsidDel="00000000" w:rsidR="00000000" w:rsidRPr="00000000">
        <w:rPr>
          <w:rFonts w:ascii="Cambria" w:cs="Cambria" w:eastAsia="Cambria" w:hAnsi="Cambria"/>
          <w:b w:val="1"/>
          <w:color w:val="0070c0"/>
          <w:sz w:val="24"/>
          <w:szCs w:val="24"/>
          <w:u w:val="single"/>
          <w:rtl w:val="0"/>
        </w:rPr>
        <w:t xml:space="preserve">prénom </w:t>
      </w:r>
      <w:r w:rsidDel="00000000" w:rsidR="00000000" w:rsidRPr="00000000">
        <w:rPr>
          <w:rFonts w:ascii="Roboto" w:cs="Roboto" w:eastAsia="Roboto" w:hAnsi="Roboto"/>
          <w:b w:val="1"/>
          <w:color w:val="0070c0"/>
          <w:sz w:val="21"/>
          <w:szCs w:val="21"/>
          <w:rtl w:val="0"/>
        </w:rPr>
        <w:t xml:space="preserve">aîné </w:t>
      </w:r>
      <w:r w:rsidDel="00000000" w:rsidR="00000000" w:rsidRPr="00000000">
        <w:rPr>
          <w:rFonts w:ascii="Cambria" w:cs="Cambria" w:eastAsia="Cambria" w:hAnsi="Cambria"/>
          <w:b w:val="1"/>
          <w:color w:val="0070c0"/>
          <w:sz w:val="24"/>
          <w:szCs w:val="24"/>
          <w:u w:val="single"/>
          <w:rtl w:val="0"/>
        </w:rPr>
        <w:t xml:space="preserve">OU</w:t>
      </w:r>
      <w:r w:rsidDel="00000000" w:rsidR="00000000" w:rsidRPr="00000000">
        <w:rPr>
          <w:rFonts w:ascii="Cambria" w:cs="Cambria" w:eastAsia="Cambria" w:hAnsi="Cambria"/>
          <w:b w:val="1"/>
          <w:color w:val="0070c0"/>
          <w:sz w:val="24"/>
          <w:szCs w:val="24"/>
          <w:rtl w:val="0"/>
        </w:rPr>
        <w:t xml:space="preserve"> prénom de l’enfant </w:t>
      </w:r>
      <w:r w:rsidDel="00000000" w:rsidR="00000000" w:rsidRPr="00000000">
        <w:rPr>
          <w:rFonts w:ascii="Cambria" w:cs="Cambria" w:eastAsia="Cambria" w:hAnsi="Cambria"/>
          <w:b w:val="1"/>
          <w:color w:val="0070c0"/>
          <w:sz w:val="24"/>
          <w:szCs w:val="24"/>
          <w:u w:val="single"/>
          <w:rtl w:val="0"/>
        </w:rPr>
        <w:t xml:space="preserve">unique</w:t>
      </w:r>
      <w:r w:rsidDel="00000000" w:rsidR="00000000" w:rsidRPr="00000000">
        <w:rPr>
          <w:rFonts w:ascii="Roboto" w:cs="Roboto" w:eastAsia="Roboto" w:hAnsi="Roboto"/>
          <w:b w:val="1"/>
          <w:color w:val="0070c0"/>
          <w:sz w:val="21"/>
          <w:szCs w:val="21"/>
          <w:rtl w:val="0"/>
        </w:rPr>
        <w:t xml:space="preserve">] </w:t>
      </w:r>
      <w:r w:rsidDel="00000000" w:rsidR="00000000" w:rsidRPr="00000000">
        <w:rPr>
          <w:rFonts w:ascii="Roboto" w:cs="Roboto" w:eastAsia="Roboto" w:hAnsi="Roboto"/>
          <w:color w:val="444746"/>
          <w:sz w:val="21"/>
          <w:szCs w:val="21"/>
          <w:rtl w:val="0"/>
        </w:rPr>
        <w:t xml:space="preserve">translates for you (or your partner) and helps you to understand </w:t>
      </w:r>
      <w:r w:rsidDel="00000000" w:rsidR="00000000" w:rsidRPr="00000000">
        <w:rPr>
          <w:rFonts w:ascii="Roboto" w:cs="Roboto" w:eastAsia="Roboto" w:hAnsi="Roboto"/>
          <w:b w:val="1"/>
          <w:color w:val="444746"/>
          <w:sz w:val="21"/>
          <w:szCs w:val="21"/>
          <w:rtl w:val="0"/>
        </w:rPr>
        <w:t xml:space="preserve">conversations</w:t>
      </w:r>
      <w:r w:rsidDel="00000000" w:rsidR="00000000" w:rsidRPr="00000000">
        <w:rPr>
          <w:rFonts w:ascii="Roboto" w:cs="Roboto" w:eastAsia="Roboto" w:hAnsi="Roboto"/>
          <w:color w:val="444746"/>
          <w:sz w:val="21"/>
          <w:szCs w:val="21"/>
          <w:rtl w:val="0"/>
        </w:rPr>
        <w:t xml:space="preserve"> that are </w:t>
      </w:r>
      <w:r w:rsidDel="00000000" w:rsidR="00000000" w:rsidRPr="00000000">
        <w:rPr>
          <w:rFonts w:ascii="Roboto" w:cs="Roboto" w:eastAsia="Roboto" w:hAnsi="Roboto"/>
          <w:b w:val="1"/>
          <w:color w:val="444746"/>
          <w:sz w:val="21"/>
          <w:szCs w:val="21"/>
          <w:rtl w:val="0"/>
        </w:rPr>
        <w:t xml:space="preserve">in French</w:t>
      </w:r>
      <w:r w:rsidDel="00000000" w:rsidR="00000000" w:rsidRPr="00000000">
        <w:rPr>
          <w:rFonts w:ascii="Roboto" w:cs="Roboto" w:eastAsia="Roboto" w:hAnsi="Roboto"/>
          <w:color w:val="444746"/>
          <w:sz w:val="21"/>
          <w:szCs w:val="21"/>
          <w:rtl w:val="0"/>
        </w:rPr>
        <w:t xml:space="preserve"> in the following contexts? </w:t>
      </w:r>
      <w:r w:rsidDel="00000000" w:rsidR="00000000" w:rsidRPr="00000000">
        <w:rPr>
          <w:rFonts w:ascii="Roboto" w:cs="Roboto" w:eastAsia="Roboto" w:hAnsi="Roboto"/>
          <w:color w:val="444746"/>
          <w:sz w:val="21"/>
          <w:szCs w:val="21"/>
          <w:rtl w:val="0"/>
        </w:rPr>
        <w:t xml:space="preserve">[</w:t>
      </w:r>
      <w:r w:rsidDel="00000000" w:rsidR="00000000" w:rsidRPr="00000000">
        <w:rPr>
          <w:rFonts w:ascii="Roboto" w:cs="Roboto" w:eastAsia="Roboto" w:hAnsi="Roboto"/>
          <w:color w:val="444746"/>
          <w:sz w:val="21"/>
          <w:szCs w:val="21"/>
          <w:highlight w:val="yellow"/>
          <w:rtl w:val="0"/>
        </w:rPr>
        <w:t xml:space="preserve">VA combinaison des batteries identifiées par Anne</w:t>
      </w:r>
      <w:r w:rsidDel="00000000" w:rsidR="00000000" w:rsidRPr="00000000">
        <w:rPr>
          <w:rFonts w:ascii="Roboto" w:cs="Roboto" w:eastAsia="Roboto" w:hAnsi="Roboto"/>
          <w:color w:val="444746"/>
          <w:sz w:val="21"/>
          <w:szCs w:val="21"/>
          <w:rtl w:val="0"/>
        </w:rPr>
        <w:t xml:space="preserve">]</w:t>
      </w:r>
    </w:p>
    <w:p w:rsidR="00000000" w:rsidDel="00000000" w:rsidP="00000000" w:rsidRDefault="00000000" w:rsidRPr="00000000" w14:paraId="00000318">
      <w:pPr>
        <w:spacing w:line="240" w:lineRule="auto"/>
        <w:rPr>
          <w:rFonts w:ascii="Roboto" w:cs="Roboto" w:eastAsia="Roboto" w:hAnsi="Roboto"/>
          <w:color w:val="444746"/>
          <w:sz w:val="21"/>
          <w:szCs w:val="21"/>
        </w:rPr>
      </w:pPr>
      <w:r w:rsidDel="00000000" w:rsidR="00000000" w:rsidRPr="00000000">
        <w:rPr>
          <w:rFonts w:ascii="Cambria" w:cs="Cambria" w:eastAsia="Cambria" w:hAnsi="Cambria"/>
          <w:color w:val="0000ff"/>
          <w:sz w:val="24"/>
          <w:szCs w:val="24"/>
          <w:rtl w:val="0"/>
        </w:rPr>
        <w:t xml:space="preserve">-- échelle à 5 points : “Never”, “rarely”, “sometimes”, “often”, “very often”, not applicable</w:t>
      </w:r>
      <w:r w:rsidDel="00000000" w:rsidR="00000000" w:rsidRPr="00000000">
        <w:rPr>
          <w:rtl w:val="0"/>
        </w:rPr>
      </w:r>
    </w:p>
    <w:p w:rsidR="00000000" w:rsidDel="00000000" w:rsidP="00000000" w:rsidRDefault="00000000" w:rsidRPr="00000000" w14:paraId="00000319">
      <w:pPr>
        <w:numPr>
          <w:ilvl w:val="0"/>
          <w:numId w:val="4"/>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When someone comes to your door</w:t>
      </w:r>
      <w:r w:rsidDel="00000000" w:rsidR="00000000" w:rsidRPr="00000000">
        <w:rPr>
          <w:rtl w:val="0"/>
        </w:rPr>
      </w:r>
    </w:p>
    <w:p w:rsidR="00000000" w:rsidDel="00000000" w:rsidP="00000000" w:rsidRDefault="00000000" w:rsidRPr="00000000" w14:paraId="0000031A">
      <w:pPr>
        <w:numPr>
          <w:ilvl w:val="0"/>
          <w:numId w:val="4"/>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During meetings at school (with the teacher, school staff)</w:t>
      </w:r>
      <w:r w:rsidDel="00000000" w:rsidR="00000000" w:rsidRPr="00000000">
        <w:rPr>
          <w:rtl w:val="0"/>
        </w:rPr>
      </w:r>
    </w:p>
    <w:p w:rsidR="00000000" w:rsidDel="00000000" w:rsidP="00000000" w:rsidRDefault="00000000" w:rsidRPr="00000000" w14:paraId="0000031B">
      <w:pPr>
        <w:numPr>
          <w:ilvl w:val="0"/>
          <w:numId w:val="4"/>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During meetings at the bank</w:t>
      </w:r>
      <w:r w:rsidDel="00000000" w:rsidR="00000000" w:rsidRPr="00000000">
        <w:rPr>
          <w:rtl w:val="0"/>
        </w:rPr>
      </w:r>
    </w:p>
    <w:p w:rsidR="00000000" w:rsidDel="00000000" w:rsidP="00000000" w:rsidRDefault="00000000" w:rsidRPr="00000000" w14:paraId="0000031C">
      <w:pPr>
        <w:numPr>
          <w:ilvl w:val="0"/>
          <w:numId w:val="4"/>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During meetings or activities in a community center</w:t>
      </w:r>
      <w:r w:rsidDel="00000000" w:rsidR="00000000" w:rsidRPr="00000000">
        <w:rPr>
          <w:rtl w:val="0"/>
        </w:rPr>
      </w:r>
    </w:p>
    <w:p w:rsidR="00000000" w:rsidDel="00000000" w:rsidP="00000000" w:rsidRDefault="00000000" w:rsidRPr="00000000" w14:paraId="0000031D">
      <w:pPr>
        <w:numPr>
          <w:ilvl w:val="0"/>
          <w:numId w:val="4"/>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During appointments with the doctor, at the hospital or pharmacy</w:t>
      </w:r>
      <w:r w:rsidDel="00000000" w:rsidR="00000000" w:rsidRPr="00000000">
        <w:rPr>
          <w:rtl w:val="0"/>
        </w:rPr>
      </w:r>
    </w:p>
    <w:p w:rsidR="00000000" w:rsidDel="00000000" w:rsidP="00000000" w:rsidRDefault="00000000" w:rsidRPr="00000000" w14:paraId="0000031E">
      <w:pPr>
        <w:numPr>
          <w:ilvl w:val="0"/>
          <w:numId w:val="4"/>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On the street, in stores or in restaurants</w:t>
      </w:r>
      <w:r w:rsidDel="00000000" w:rsidR="00000000" w:rsidRPr="00000000">
        <w:rPr>
          <w:rtl w:val="0"/>
        </w:rPr>
      </w:r>
    </w:p>
    <w:p w:rsidR="00000000" w:rsidDel="00000000" w:rsidP="00000000" w:rsidRDefault="00000000" w:rsidRPr="00000000" w14:paraId="0000031F">
      <w:pPr>
        <w:numPr>
          <w:ilvl w:val="0"/>
          <w:numId w:val="4"/>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Work-related conversations (making appointments, with a client or boss)</w:t>
      </w:r>
      <w:r w:rsidDel="00000000" w:rsidR="00000000" w:rsidRPr="00000000">
        <w:rPr>
          <w:rtl w:val="0"/>
        </w:rPr>
      </w:r>
    </w:p>
    <w:p w:rsidR="00000000" w:rsidDel="00000000" w:rsidP="00000000" w:rsidRDefault="00000000" w:rsidRPr="00000000" w14:paraId="00000320">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21">
      <w:pPr>
        <w:spacing w:line="240" w:lineRule="auto"/>
        <w:rPr>
          <w:rFonts w:ascii="Cambria" w:cs="Cambria" w:eastAsia="Cambria" w:hAnsi="Cambria"/>
          <w:sz w:val="24"/>
          <w:szCs w:val="24"/>
          <w:highlight w:val="green"/>
        </w:rPr>
      </w:pPr>
      <w:r w:rsidDel="00000000" w:rsidR="00000000" w:rsidRPr="00000000">
        <w:rPr>
          <w:rFonts w:ascii="Cambria" w:cs="Cambria" w:eastAsia="Cambria" w:hAnsi="Cambria"/>
          <w:sz w:val="24"/>
          <w:szCs w:val="24"/>
          <w:highlight w:val="green"/>
          <w:rtl w:val="0"/>
        </w:rPr>
        <w:t xml:space="preserve">[CULTURAL BROKERAGE]</w:t>
      </w:r>
    </w:p>
    <w:p w:rsidR="00000000" w:rsidDel="00000000" w:rsidP="00000000" w:rsidRDefault="00000000" w:rsidRPr="00000000" w14:paraId="00000322">
      <w:pPr>
        <w:spacing w:line="240" w:lineRule="auto"/>
        <w:rPr>
          <w:rFonts w:ascii="Cambria" w:cs="Cambria" w:eastAsia="Cambria" w:hAnsi="Cambria"/>
          <w:sz w:val="24"/>
          <w:szCs w:val="24"/>
        </w:rPr>
      </w:pPr>
      <w:r w:rsidDel="00000000" w:rsidR="00000000" w:rsidRPr="00000000">
        <w:rPr>
          <w:rFonts w:ascii="Cambria" w:cs="Cambria" w:eastAsia="Cambria" w:hAnsi="Cambria"/>
          <w:b w:val="1"/>
          <w:color w:val="0070c0"/>
          <w:sz w:val="24"/>
          <w:szCs w:val="24"/>
          <w:rtl w:val="0"/>
        </w:rPr>
        <w:t xml:space="preserve">[SI : IMMIGRANT]</w:t>
      </w:r>
      <w:r w:rsidDel="00000000" w:rsidR="00000000" w:rsidRPr="00000000">
        <w:rPr>
          <w:rtl w:val="0"/>
        </w:rPr>
      </w:r>
    </w:p>
    <w:p w:rsidR="00000000" w:rsidDel="00000000" w:rsidP="00000000" w:rsidRDefault="00000000" w:rsidRPr="00000000" w14:paraId="00000323">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24">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Since you arrived in Quebec</w:t>
      </w:r>
      <w:r w:rsidDel="00000000" w:rsidR="00000000" w:rsidRPr="00000000">
        <w:rPr>
          <w:rFonts w:ascii="Cambria" w:cs="Cambria" w:eastAsia="Cambria" w:hAnsi="Cambria"/>
          <w:sz w:val="24"/>
          <w:szCs w:val="24"/>
          <w:rtl w:val="0"/>
        </w:rPr>
        <w:t xml:space="preserve">, has </w:t>
      </w:r>
      <w:r w:rsidDel="00000000" w:rsidR="00000000" w:rsidRPr="00000000">
        <w:rPr>
          <w:rFonts w:ascii="Cambria" w:cs="Cambria" w:eastAsia="Cambria" w:hAnsi="Cambria"/>
          <w:b w:val="1"/>
          <w:sz w:val="24"/>
          <w:szCs w:val="24"/>
          <w:rtl w:val="0"/>
        </w:rPr>
        <w:t xml:space="preserve">your child </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color w:val="0070c0"/>
          <w:sz w:val="24"/>
          <w:szCs w:val="24"/>
          <w:u w:val="single"/>
          <w:rtl w:val="0"/>
        </w:rPr>
        <w:t xml:space="preserve">fill in: </w:t>
      </w:r>
      <w:r w:rsidDel="00000000" w:rsidR="00000000" w:rsidRPr="00000000">
        <w:rPr>
          <w:rFonts w:ascii="Cambria" w:cs="Cambria" w:eastAsia="Cambria" w:hAnsi="Cambria"/>
          <w:b w:val="1"/>
          <w:color w:val="0070c0"/>
          <w:sz w:val="24"/>
          <w:szCs w:val="24"/>
          <w:u w:val="single"/>
          <w:rtl w:val="0"/>
        </w:rPr>
        <w:t xml:space="preserve">prénom</w:t>
      </w:r>
      <w:r w:rsidDel="00000000" w:rsidR="00000000" w:rsidRPr="00000000">
        <w:rPr>
          <w:rFonts w:ascii="Cambria" w:cs="Cambria" w:eastAsia="Cambria" w:hAnsi="Cambria"/>
          <w:color w:val="0070c0"/>
          <w:sz w:val="24"/>
          <w:szCs w:val="24"/>
          <w:rtl w:val="0"/>
        </w:rPr>
        <w:t xml:space="preserve"> de l’aîné </w:t>
      </w:r>
      <w:r w:rsidDel="00000000" w:rsidR="00000000" w:rsidRPr="00000000">
        <w:rPr>
          <w:rFonts w:ascii="Cambria" w:cs="Cambria" w:eastAsia="Cambria" w:hAnsi="Cambria"/>
          <w:b w:val="1"/>
          <w:color w:val="0070c0"/>
          <w:sz w:val="24"/>
          <w:szCs w:val="24"/>
          <w:u w:val="single"/>
          <w:rtl w:val="0"/>
        </w:rPr>
        <w:t xml:space="preserve">au primaire ou secondaire </w:t>
      </w:r>
      <w:r w:rsidDel="00000000" w:rsidR="00000000" w:rsidRPr="00000000">
        <w:rPr>
          <w:rFonts w:ascii="Cambria" w:cs="Cambria" w:eastAsia="Cambria" w:hAnsi="Cambria"/>
          <w:b w:val="1"/>
          <w:color w:val="0070c0"/>
          <w:sz w:val="24"/>
          <w:szCs w:val="24"/>
          <w:u w:val="single"/>
          <w:rtl w:val="0"/>
        </w:rPr>
        <w:t xml:space="preserve">OU</w:t>
      </w:r>
      <w:r w:rsidDel="00000000" w:rsidR="00000000" w:rsidRPr="00000000">
        <w:rPr>
          <w:rFonts w:ascii="Cambria" w:cs="Cambria" w:eastAsia="Cambria" w:hAnsi="Cambria"/>
          <w:b w:val="1"/>
          <w:color w:val="0070c0"/>
          <w:sz w:val="24"/>
          <w:szCs w:val="24"/>
          <w:rtl w:val="0"/>
        </w:rPr>
        <w:t xml:space="preserve"> prénom de l’enfant </w:t>
      </w:r>
      <w:r w:rsidDel="00000000" w:rsidR="00000000" w:rsidRPr="00000000">
        <w:rPr>
          <w:rFonts w:ascii="Cambria" w:cs="Cambria" w:eastAsia="Cambria" w:hAnsi="Cambria"/>
          <w:b w:val="1"/>
          <w:color w:val="0070c0"/>
          <w:sz w:val="24"/>
          <w:szCs w:val="24"/>
          <w:u w:val="single"/>
          <w:rtl w:val="0"/>
        </w:rPr>
        <w:t xml:space="preserve">unique</w:t>
      </w:r>
      <w:r w:rsidDel="00000000" w:rsidR="00000000" w:rsidRPr="00000000">
        <w:rPr>
          <w:rFonts w:ascii="Cambria" w:cs="Cambria" w:eastAsia="Cambria" w:hAnsi="Cambria"/>
          <w:color w:val="0070c0"/>
          <w:sz w:val="24"/>
          <w:szCs w:val="24"/>
          <w:rtl w:val="0"/>
        </w:rPr>
        <w:t xml:space="preserve">] </w:t>
      </w:r>
      <w:r w:rsidDel="00000000" w:rsidR="00000000" w:rsidRPr="00000000">
        <w:rPr>
          <w:rFonts w:ascii="Cambria" w:cs="Cambria" w:eastAsia="Cambria" w:hAnsi="Cambria"/>
          <w:sz w:val="24"/>
          <w:szCs w:val="24"/>
          <w:rtl w:val="0"/>
        </w:rPr>
        <w:t xml:space="preserve">shared information with you and helped you to understand the </w:t>
      </w:r>
      <w:r w:rsidDel="00000000" w:rsidR="00000000" w:rsidRPr="00000000">
        <w:rPr>
          <w:rFonts w:ascii="Cambria" w:cs="Cambria" w:eastAsia="Cambria" w:hAnsi="Cambria"/>
          <w:b w:val="1"/>
          <w:sz w:val="24"/>
          <w:szCs w:val="24"/>
          <w:rtl w:val="0"/>
        </w:rPr>
        <w:t xml:space="preserve">functioning of Quebec society</w:t>
      </w:r>
      <w:r w:rsidDel="00000000" w:rsidR="00000000" w:rsidRPr="00000000">
        <w:rPr>
          <w:rFonts w:ascii="Cambria" w:cs="Cambria" w:eastAsia="Cambria" w:hAnsi="Cambria"/>
          <w:sz w:val="24"/>
          <w:szCs w:val="24"/>
          <w:rtl w:val="0"/>
        </w:rPr>
        <w:t xml:space="preserve"> regarding any of the following subjects? </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sz w:val="24"/>
          <w:szCs w:val="24"/>
          <w:highlight w:val="yellow"/>
          <w:rtl w:val="0"/>
        </w:rPr>
        <w:t xml:space="preserve">(VA, inspiré des entrevues avec les intervenants scolaires)</w:t>
      </w:r>
      <w:r w:rsidDel="00000000" w:rsidR="00000000" w:rsidRPr="00000000">
        <w:rPr>
          <w:rtl w:val="0"/>
        </w:rPr>
      </w:r>
    </w:p>
    <w:p w:rsidR="00000000" w:rsidDel="00000000" w:rsidP="00000000" w:rsidRDefault="00000000" w:rsidRPr="00000000" w14:paraId="00000325">
      <w:pPr>
        <w:spacing w:line="240" w:lineRule="auto"/>
        <w:ind w:left="720" w:firstLine="0"/>
        <w:rPr>
          <w:rFonts w:ascii="Cambria" w:cs="Cambria" w:eastAsia="Cambria" w:hAnsi="Cambria"/>
          <w:color w:val="0000ff"/>
          <w:sz w:val="24"/>
          <w:szCs w:val="24"/>
        </w:rPr>
      </w:pPr>
      <w:r w:rsidDel="00000000" w:rsidR="00000000" w:rsidRPr="00000000">
        <w:rPr>
          <w:rFonts w:ascii="Cambria" w:cs="Cambria" w:eastAsia="Cambria" w:hAnsi="Cambria"/>
          <w:color w:val="0000ff"/>
          <w:sz w:val="24"/>
          <w:szCs w:val="24"/>
          <w:rtl w:val="0"/>
        </w:rPr>
        <w:t xml:space="preserve">-- échelle à 5 points : “Never”, “rarely”, “sometimes”, “often”, “very often”, not applicable</w:t>
      </w:r>
    </w:p>
    <w:p w:rsidR="00000000" w:rsidDel="00000000" w:rsidP="00000000" w:rsidRDefault="00000000" w:rsidRPr="00000000" w14:paraId="00000326">
      <w:pPr>
        <w:spacing w:line="240" w:lineRule="auto"/>
        <w:ind w:firstLine="720"/>
        <w:rPr>
          <w:rFonts w:ascii="Cambria" w:cs="Cambria" w:eastAsia="Cambria" w:hAnsi="Cambria"/>
          <w:color w:val="0000ff"/>
          <w:sz w:val="24"/>
          <w:szCs w:val="24"/>
        </w:rPr>
      </w:pPr>
      <w:r w:rsidDel="00000000" w:rsidR="00000000" w:rsidRPr="00000000">
        <w:rPr>
          <w:rFonts w:ascii="Cambria" w:cs="Cambria" w:eastAsia="Cambria" w:hAnsi="Cambria"/>
          <w:b w:val="1"/>
          <w:color w:val="0070c0"/>
          <w:sz w:val="24"/>
          <w:szCs w:val="24"/>
          <w:rtl w:val="0"/>
        </w:rPr>
        <w:t xml:space="preserve">[randomize]</w:t>
      </w:r>
      <w:r w:rsidDel="00000000" w:rsidR="00000000" w:rsidRPr="00000000">
        <w:rPr>
          <w:rtl w:val="0"/>
        </w:rPr>
      </w:r>
    </w:p>
    <w:p w:rsidR="00000000" w:rsidDel="00000000" w:rsidP="00000000" w:rsidRDefault="00000000" w:rsidRPr="00000000" w14:paraId="00000327">
      <w:pPr>
        <w:numPr>
          <w:ilvl w:val="1"/>
          <w:numId w:val="14"/>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Food (meals, lunch box, grocery shopping) </w:t>
      </w:r>
      <w:r w:rsidDel="00000000" w:rsidR="00000000" w:rsidRPr="00000000">
        <w:rPr>
          <w:rtl w:val="0"/>
        </w:rPr>
      </w:r>
    </w:p>
    <w:p w:rsidR="00000000" w:rsidDel="00000000" w:rsidP="00000000" w:rsidRDefault="00000000" w:rsidRPr="00000000" w14:paraId="00000328">
      <w:pPr>
        <w:numPr>
          <w:ilvl w:val="1"/>
          <w:numId w:val="14"/>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Transportation (car, bus, taxi, metro)</w:t>
      </w:r>
      <w:r w:rsidDel="00000000" w:rsidR="00000000" w:rsidRPr="00000000">
        <w:rPr>
          <w:rtl w:val="0"/>
        </w:rPr>
      </w:r>
    </w:p>
    <w:p w:rsidR="00000000" w:rsidDel="00000000" w:rsidP="00000000" w:rsidRDefault="00000000" w:rsidRPr="00000000" w14:paraId="00000329">
      <w:pPr>
        <w:numPr>
          <w:ilvl w:val="1"/>
          <w:numId w:val="14"/>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school system (homework, lessons)</w:t>
      </w:r>
    </w:p>
    <w:p w:rsidR="00000000" w:rsidDel="00000000" w:rsidP="00000000" w:rsidRDefault="00000000" w:rsidRPr="00000000" w14:paraId="0000032A">
      <w:pPr>
        <w:numPr>
          <w:ilvl w:val="1"/>
          <w:numId w:val="14"/>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Social relationships (with neighbours, friends, colleagues)</w:t>
      </w:r>
      <w:r w:rsidDel="00000000" w:rsidR="00000000" w:rsidRPr="00000000">
        <w:rPr>
          <w:rtl w:val="0"/>
        </w:rPr>
      </w:r>
    </w:p>
    <w:p w:rsidR="00000000" w:rsidDel="00000000" w:rsidP="00000000" w:rsidRDefault="00000000" w:rsidRPr="00000000" w14:paraId="0000032B">
      <w:pPr>
        <w:numPr>
          <w:ilvl w:val="1"/>
          <w:numId w:val="14"/>
        </w:numPr>
        <w:spacing w:line="240" w:lineRule="auto"/>
        <w:ind w:left="144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Winter clothing </w:t>
      </w:r>
      <w:r w:rsidDel="00000000" w:rsidR="00000000" w:rsidRPr="00000000">
        <w:rPr>
          <w:rtl w:val="0"/>
        </w:rPr>
      </w:r>
    </w:p>
    <w:p w:rsidR="00000000" w:rsidDel="00000000" w:rsidP="00000000" w:rsidRDefault="00000000" w:rsidRPr="00000000" w14:paraId="0000032C">
      <w:pPr>
        <w:numPr>
          <w:ilvl w:val="1"/>
          <w:numId w:val="14"/>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Jokes and humour </w:t>
      </w:r>
      <w:r w:rsidDel="00000000" w:rsidR="00000000" w:rsidRPr="00000000">
        <w:rPr>
          <w:rtl w:val="0"/>
        </w:rPr>
      </w:r>
    </w:p>
    <w:p w:rsidR="00000000" w:rsidDel="00000000" w:rsidP="00000000" w:rsidRDefault="00000000" w:rsidRPr="00000000" w14:paraId="0000032D">
      <w:pPr>
        <w:numPr>
          <w:ilvl w:val="1"/>
          <w:numId w:val="14"/>
        </w:numPr>
        <w:spacing w:line="240" w:lineRule="auto"/>
        <w:ind w:left="144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The rhythm of life (meal and activity times)</w:t>
      </w:r>
      <w:r w:rsidDel="00000000" w:rsidR="00000000" w:rsidRPr="00000000">
        <w:rPr>
          <w:rtl w:val="0"/>
        </w:rPr>
      </w:r>
    </w:p>
    <w:p w:rsidR="00000000" w:rsidDel="00000000" w:rsidP="00000000" w:rsidRDefault="00000000" w:rsidRPr="00000000" w14:paraId="0000032E">
      <w:pPr>
        <w:numPr>
          <w:ilvl w:val="1"/>
          <w:numId w:val="14"/>
        </w:numPr>
        <w:spacing w:line="240" w:lineRule="auto"/>
        <w:ind w:left="144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The laws of Quebec </w:t>
      </w:r>
      <w:r w:rsidDel="00000000" w:rsidR="00000000" w:rsidRPr="00000000">
        <w:rPr>
          <w:rtl w:val="0"/>
        </w:rPr>
      </w:r>
    </w:p>
    <w:p w:rsidR="00000000" w:rsidDel="00000000" w:rsidP="00000000" w:rsidRDefault="00000000" w:rsidRPr="00000000" w14:paraId="0000032F">
      <w:pPr>
        <w:numPr>
          <w:ilvl w:val="1"/>
          <w:numId w:val="14"/>
        </w:numPr>
        <w:spacing w:line="240" w:lineRule="auto"/>
        <w:ind w:left="144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Children’s rights </w:t>
      </w:r>
      <w:r w:rsidDel="00000000" w:rsidR="00000000" w:rsidRPr="00000000">
        <w:rPr>
          <w:rtl w:val="0"/>
        </w:rPr>
      </w:r>
    </w:p>
    <w:p w:rsidR="00000000" w:rsidDel="00000000" w:rsidP="00000000" w:rsidRDefault="00000000" w:rsidRPr="00000000" w14:paraId="00000330">
      <w:pPr>
        <w:numPr>
          <w:ilvl w:val="1"/>
          <w:numId w:val="14"/>
        </w:numPr>
        <w:spacing w:line="240" w:lineRule="auto"/>
        <w:ind w:left="144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Parental responsibilities</w:t>
      </w:r>
      <w:r w:rsidDel="00000000" w:rsidR="00000000" w:rsidRPr="00000000">
        <w:rPr>
          <w:rtl w:val="0"/>
        </w:rPr>
      </w:r>
    </w:p>
    <w:p w:rsidR="00000000" w:rsidDel="00000000" w:rsidP="00000000" w:rsidRDefault="00000000" w:rsidRPr="00000000" w14:paraId="00000331">
      <w:pPr>
        <w:numPr>
          <w:ilvl w:val="1"/>
          <w:numId w:val="14"/>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Others: </w:t>
      </w:r>
      <w:r w:rsidDel="00000000" w:rsidR="00000000" w:rsidRPr="00000000">
        <w:rPr>
          <w:rFonts w:ascii="Cambria" w:cs="Cambria" w:eastAsia="Cambria" w:hAnsi="Cambria"/>
          <w:color w:val="0070c0"/>
          <w:sz w:val="24"/>
          <w:szCs w:val="24"/>
          <w:rtl w:val="0"/>
        </w:rPr>
        <w:t xml:space="preserve">[fill in]</w:t>
      </w:r>
    </w:p>
    <w:p w:rsidR="00000000" w:rsidDel="00000000" w:rsidP="00000000" w:rsidRDefault="00000000" w:rsidRPr="00000000" w14:paraId="00000332">
      <w:pPr>
        <w:spacing w:lin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33">
      <w:pPr>
        <w:spacing w:lin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34">
      <w:pPr>
        <w:spacing w:line="240" w:lineRule="auto"/>
        <w:ind w:left="0" w:firstLine="0"/>
        <w:rPr>
          <w:rFonts w:ascii="Cambria" w:cs="Cambria" w:eastAsia="Cambria" w:hAnsi="Cambria"/>
          <w:b w:val="1"/>
          <w:color w:val="0070c0"/>
          <w:sz w:val="24"/>
          <w:szCs w:val="24"/>
        </w:rPr>
      </w:pPr>
      <w:r w:rsidDel="00000000" w:rsidR="00000000" w:rsidRPr="00000000">
        <w:rPr>
          <w:rFonts w:ascii="Cambria" w:cs="Cambria" w:eastAsia="Cambria" w:hAnsi="Cambria"/>
          <w:b w:val="1"/>
          <w:color w:val="0070c0"/>
          <w:sz w:val="24"/>
          <w:szCs w:val="24"/>
          <w:rtl w:val="0"/>
        </w:rPr>
        <w:t xml:space="preserve">[nouvelle page]</w:t>
      </w:r>
    </w:p>
    <w:p w:rsidR="00000000" w:rsidDel="00000000" w:rsidP="00000000" w:rsidRDefault="00000000" w:rsidRPr="00000000" w14:paraId="00000335">
      <w:pPr>
        <w:spacing w:line="240" w:lineRule="auto"/>
        <w:rPr>
          <w:rFonts w:ascii="Cambria" w:cs="Cambria" w:eastAsia="Cambria" w:hAnsi="Cambria"/>
          <w:b w:val="1"/>
          <w:color w:val="0070c0"/>
          <w:sz w:val="24"/>
          <w:szCs w:val="24"/>
        </w:rPr>
      </w:pPr>
      <w:r w:rsidDel="00000000" w:rsidR="00000000" w:rsidRPr="00000000">
        <w:rPr>
          <w:rFonts w:ascii="Cambria" w:cs="Cambria" w:eastAsia="Cambria" w:hAnsi="Cambria"/>
          <w:b w:val="1"/>
          <w:color w:val="0070c0"/>
          <w:sz w:val="24"/>
          <w:szCs w:val="24"/>
          <w:rtl w:val="0"/>
        </w:rPr>
        <w:t xml:space="preserve">[condition: SI + que ‘jamais’ à: </w:t>
      </w:r>
      <w:r w:rsidDel="00000000" w:rsidR="00000000" w:rsidRPr="00000000">
        <w:rPr>
          <w:rFonts w:ascii="Cambria" w:cs="Cambria" w:eastAsia="Cambria" w:hAnsi="Cambria"/>
          <w:b w:val="1"/>
          <w:color w:val="0070c0"/>
          <w:sz w:val="24"/>
          <w:szCs w:val="24"/>
          <w:u w:val="single"/>
          <w:rtl w:val="0"/>
        </w:rPr>
        <w:t xml:space="preserve">au moins 1</w:t>
      </w:r>
      <w:r w:rsidDel="00000000" w:rsidR="00000000" w:rsidRPr="00000000">
        <w:rPr>
          <w:rFonts w:ascii="Cambria" w:cs="Cambria" w:eastAsia="Cambria" w:hAnsi="Cambria"/>
          <w:b w:val="1"/>
          <w:color w:val="0070c0"/>
          <w:sz w:val="24"/>
          <w:szCs w:val="24"/>
          <w:rtl w:val="0"/>
        </w:rPr>
        <w:t xml:space="preserve"> des sous-questions, des 3 questions précédentes]</w:t>
      </w:r>
      <w:r w:rsidDel="00000000" w:rsidR="00000000" w:rsidRPr="00000000">
        <w:rPr>
          <w:rtl w:val="0"/>
        </w:rPr>
      </w:r>
    </w:p>
    <w:p w:rsidR="00000000" w:rsidDel="00000000" w:rsidP="00000000" w:rsidRDefault="00000000" w:rsidRPr="00000000" w14:paraId="00000336">
      <w:pPr>
        <w:numPr>
          <w:ilvl w:val="0"/>
          <w:numId w:val="1"/>
        </w:numPr>
        <w:ind w:left="720" w:hanging="360"/>
        <w:rPr>
          <w:rFonts w:ascii="Cambria" w:cs="Cambria" w:eastAsia="Cambria" w:hAnsi="Cambria"/>
          <w:sz w:val="24"/>
          <w:szCs w:val="24"/>
        </w:rPr>
      </w:pPr>
      <w:r w:rsidDel="00000000" w:rsidR="00000000" w:rsidRPr="00000000">
        <w:rPr>
          <w:rtl w:val="0"/>
        </w:rPr>
        <w:t xml:space="preserve">How much do you agree or disagree with each of the following statements?</w:t>
      </w:r>
      <w:r w:rsidDel="00000000" w:rsidR="00000000" w:rsidRPr="00000000">
        <w:rPr>
          <w:rtl w:val="0"/>
        </w:rPr>
      </w:r>
    </w:p>
    <w:p w:rsidR="00000000" w:rsidDel="00000000" w:rsidP="00000000" w:rsidRDefault="00000000" w:rsidRPr="00000000" w14:paraId="00000337">
      <w:pPr>
        <w:spacing w:line="240" w:lineRule="auto"/>
        <w:ind w:left="720" w:firstLine="0"/>
        <w:rPr>
          <w:rFonts w:ascii="Cambria" w:cs="Cambria" w:eastAsia="Cambria" w:hAnsi="Cambria"/>
          <w:sz w:val="24"/>
          <w:szCs w:val="24"/>
          <w:highlight w:val="yellow"/>
        </w:rPr>
      </w:pPr>
      <w:r w:rsidDel="00000000" w:rsidR="00000000" w:rsidRPr="00000000">
        <w:rPr>
          <w:rFonts w:ascii="Cambria" w:cs="Cambria" w:eastAsia="Cambria" w:hAnsi="Cambria"/>
          <w:sz w:val="24"/>
          <w:szCs w:val="24"/>
          <w:highlight w:val="yellow"/>
          <w:rtl w:val="0"/>
        </w:rPr>
        <w:t xml:space="preserve">(VA, basé sur les entrevues avec les intervenants scolaires, réaction des parents à l’aide des enfants)</w:t>
      </w:r>
    </w:p>
    <w:p w:rsidR="00000000" w:rsidDel="00000000" w:rsidP="00000000" w:rsidRDefault="00000000" w:rsidRPr="00000000" w14:paraId="00000338">
      <w:pPr>
        <w:spacing w:line="276" w:lineRule="auto"/>
        <w:ind w:left="720" w:firstLine="0"/>
        <w:rPr>
          <w:rFonts w:ascii="Cambria" w:cs="Cambria" w:eastAsia="Cambria" w:hAnsi="Cambria"/>
          <w:color w:val="0000ff"/>
          <w:sz w:val="24"/>
          <w:szCs w:val="24"/>
        </w:rPr>
      </w:pPr>
      <w:r w:rsidDel="00000000" w:rsidR="00000000" w:rsidRPr="00000000">
        <w:rPr>
          <w:rFonts w:ascii="Cambria" w:cs="Cambria" w:eastAsia="Cambria" w:hAnsi="Cambria"/>
          <w:color w:val="0000ff"/>
          <w:sz w:val="24"/>
          <w:szCs w:val="24"/>
          <w:rtl w:val="0"/>
        </w:rPr>
        <w:t xml:space="preserve">-- échelle à </w:t>
      </w:r>
      <w:r w:rsidDel="00000000" w:rsidR="00000000" w:rsidRPr="00000000">
        <w:rPr>
          <w:rFonts w:ascii="Cambria" w:cs="Cambria" w:eastAsia="Cambria" w:hAnsi="Cambria"/>
          <w:color w:val="0000ff"/>
          <w:sz w:val="24"/>
          <w:szCs w:val="24"/>
          <w:shd w:fill="c9daf8" w:val="clear"/>
          <w:rtl w:val="0"/>
        </w:rPr>
        <w:t xml:space="preserve">6 pts</w:t>
      </w:r>
      <w:r w:rsidDel="00000000" w:rsidR="00000000" w:rsidRPr="00000000">
        <w:rPr>
          <w:rFonts w:ascii="Cambria" w:cs="Cambria" w:eastAsia="Cambria" w:hAnsi="Cambria"/>
          <w:color w:val="0000ff"/>
          <w:sz w:val="24"/>
          <w:szCs w:val="24"/>
          <w:rtl w:val="0"/>
        </w:rPr>
        <w:t xml:space="preserve">:  “completely disagree”,“mostly disagree”, “slightly disagree”,“slightly agree”, “mostly agree”, “completely agree”</w:t>
      </w:r>
    </w:p>
    <w:p w:rsidR="00000000" w:rsidDel="00000000" w:rsidP="00000000" w:rsidRDefault="00000000" w:rsidRPr="00000000" w14:paraId="00000339">
      <w:pPr>
        <w:spacing w:line="240" w:lineRule="auto"/>
        <w:ind w:firstLine="720"/>
        <w:rPr>
          <w:rFonts w:ascii="Cambria" w:cs="Cambria" w:eastAsia="Cambria" w:hAnsi="Cambria"/>
          <w:sz w:val="24"/>
          <w:szCs w:val="24"/>
        </w:rPr>
      </w:pPr>
      <w:r w:rsidDel="00000000" w:rsidR="00000000" w:rsidRPr="00000000">
        <w:rPr>
          <w:rFonts w:ascii="Cambria" w:cs="Cambria" w:eastAsia="Cambria" w:hAnsi="Cambria"/>
          <w:b w:val="1"/>
          <w:color w:val="3d85c6"/>
          <w:sz w:val="24"/>
          <w:szCs w:val="24"/>
          <w:rtl w:val="0"/>
        </w:rPr>
        <w:t xml:space="preserve">[**randomize the statements]</w:t>
      </w:r>
      <w:r w:rsidDel="00000000" w:rsidR="00000000" w:rsidRPr="00000000">
        <w:rPr>
          <w:rtl w:val="0"/>
        </w:rPr>
      </w:r>
    </w:p>
    <w:p w:rsidR="00000000" w:rsidDel="00000000" w:rsidP="00000000" w:rsidRDefault="00000000" w:rsidRPr="00000000" w14:paraId="0000033A">
      <w:pPr>
        <w:numPr>
          <w:ilvl w:val="0"/>
          <w:numId w:val="9"/>
        </w:numPr>
        <w:spacing w:line="240" w:lineRule="auto"/>
        <w:ind w:left="1133.858267716535"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My child feels proud to be able to help me.</w:t>
      </w:r>
      <w:r w:rsidDel="00000000" w:rsidR="00000000" w:rsidRPr="00000000">
        <w:rPr>
          <w:rtl w:val="0"/>
        </w:rPr>
      </w:r>
    </w:p>
    <w:p w:rsidR="00000000" w:rsidDel="00000000" w:rsidP="00000000" w:rsidRDefault="00000000" w:rsidRPr="00000000" w14:paraId="0000033B">
      <w:pPr>
        <w:numPr>
          <w:ilvl w:val="0"/>
          <w:numId w:val="9"/>
        </w:numPr>
        <w:spacing w:line="240" w:lineRule="auto"/>
        <w:ind w:left="1133.858267716535"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My child would prefer not to have to help me.</w:t>
      </w:r>
      <w:r w:rsidDel="00000000" w:rsidR="00000000" w:rsidRPr="00000000">
        <w:rPr>
          <w:rtl w:val="0"/>
        </w:rPr>
      </w:r>
    </w:p>
    <w:p w:rsidR="00000000" w:rsidDel="00000000" w:rsidP="00000000" w:rsidRDefault="00000000" w:rsidRPr="00000000" w14:paraId="0000033C">
      <w:pPr>
        <w:numPr>
          <w:ilvl w:val="0"/>
          <w:numId w:val="9"/>
        </w:numPr>
        <w:spacing w:line="240" w:lineRule="auto"/>
        <w:ind w:left="1133.858267716535"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In an ideal world, I would like my child not to have to help me as much.</w:t>
      </w:r>
    </w:p>
    <w:p w:rsidR="00000000" w:rsidDel="00000000" w:rsidP="00000000" w:rsidRDefault="00000000" w:rsidRPr="00000000" w14:paraId="0000033D">
      <w:pPr>
        <w:numPr>
          <w:ilvl w:val="0"/>
          <w:numId w:val="9"/>
        </w:numPr>
        <w:spacing w:line="240" w:lineRule="auto"/>
        <w:ind w:left="1133.858267716535"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My child is in a position of power over me, because he knows more about Quebec than me.</w:t>
      </w:r>
      <w:r w:rsidDel="00000000" w:rsidR="00000000" w:rsidRPr="00000000">
        <w:rPr>
          <w:rtl w:val="0"/>
        </w:rPr>
      </w:r>
    </w:p>
    <w:p w:rsidR="00000000" w:rsidDel="00000000" w:rsidP="00000000" w:rsidRDefault="00000000" w:rsidRPr="00000000" w14:paraId="0000033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u w:val="none"/>
        </w:rPr>
      </w:pPr>
      <w:bookmarkStart w:colFirst="0" w:colLast="0" w:name="_heading=h.jfta5tm8mwi1" w:id="32"/>
      <w:bookmarkEnd w:id="32"/>
      <w:r w:rsidDel="00000000" w:rsidR="00000000" w:rsidRPr="00000000">
        <w:br w:type="page"/>
      </w:r>
      <w:r w:rsidDel="00000000" w:rsidR="00000000" w:rsidRPr="00000000">
        <w:rPr>
          <w:rtl w:val="0"/>
        </w:rPr>
      </w:r>
    </w:p>
    <w:p w:rsidR="00000000" w:rsidDel="00000000" w:rsidP="00000000" w:rsidRDefault="00000000" w:rsidRPr="00000000" w14:paraId="0000033F">
      <w:pPr>
        <w:spacing w:line="240" w:lineRule="auto"/>
        <w:rPr>
          <w:rFonts w:ascii="Cambria" w:cs="Cambria" w:eastAsia="Cambria" w:hAnsi="Cambria"/>
          <w:b w:val="1"/>
          <w:sz w:val="24"/>
          <w:szCs w:val="24"/>
          <w:highlight w:val="yellow"/>
          <w:u w:val="single"/>
        </w:rPr>
      </w:pPr>
      <w:r w:rsidDel="00000000" w:rsidR="00000000" w:rsidRPr="00000000">
        <w:rPr>
          <w:rFonts w:ascii="Cambria" w:cs="Cambria" w:eastAsia="Cambria" w:hAnsi="Cambria"/>
          <w:b w:val="1"/>
          <w:sz w:val="24"/>
          <w:szCs w:val="24"/>
          <w:highlight w:val="yellow"/>
          <w:u w:val="single"/>
          <w:rtl w:val="0"/>
        </w:rPr>
        <w:t xml:space="preserve">-----------------------------------------------------------------------------------------------------------------</w:t>
      </w:r>
    </w:p>
    <w:p w:rsidR="00000000" w:rsidDel="00000000" w:rsidP="00000000" w:rsidRDefault="00000000" w:rsidRPr="00000000" w14:paraId="00000340">
      <w:pPr>
        <w:spacing w:line="240" w:lineRule="auto"/>
        <w:rPr>
          <w:rFonts w:ascii="Cambria" w:cs="Cambria" w:eastAsia="Cambria" w:hAnsi="Cambria"/>
          <w:b w:val="1"/>
          <w:sz w:val="24"/>
          <w:szCs w:val="24"/>
          <w:highlight w:val="yellow"/>
          <w:u w:val="single"/>
        </w:rPr>
      </w:pPr>
      <w:r w:rsidDel="00000000" w:rsidR="00000000" w:rsidRPr="00000000">
        <w:rPr>
          <w:rtl w:val="0"/>
        </w:rPr>
      </w:r>
    </w:p>
    <w:p w:rsidR="00000000" w:rsidDel="00000000" w:rsidP="00000000" w:rsidRDefault="00000000" w:rsidRPr="00000000" w14:paraId="00000341">
      <w:pPr>
        <w:spacing w:line="240" w:lineRule="auto"/>
        <w:rPr>
          <w:rFonts w:ascii="Cambria" w:cs="Cambria" w:eastAsia="Cambria" w:hAnsi="Cambria"/>
          <w:b w:val="1"/>
          <w:sz w:val="24"/>
          <w:szCs w:val="24"/>
          <w:highlight w:val="cyan"/>
          <w:u w:val="single"/>
        </w:rPr>
      </w:pPr>
      <w:r w:rsidDel="00000000" w:rsidR="00000000" w:rsidRPr="00000000">
        <w:rPr>
          <w:rFonts w:ascii="Cambria" w:cs="Cambria" w:eastAsia="Cambria" w:hAnsi="Cambria"/>
          <w:b w:val="1"/>
          <w:sz w:val="24"/>
          <w:szCs w:val="24"/>
          <w:highlight w:val="cyan"/>
          <w:u w:val="single"/>
          <w:rtl w:val="0"/>
        </w:rPr>
        <w:t xml:space="preserve">*** Batterie AIDE</w:t>
      </w:r>
    </w:p>
    <w:p w:rsidR="00000000" w:rsidDel="00000000" w:rsidP="00000000" w:rsidRDefault="00000000" w:rsidRPr="00000000" w14:paraId="00000342">
      <w:pPr>
        <w:spacing w:line="240" w:lineRule="auto"/>
        <w:rPr>
          <w:rFonts w:ascii="Cambria" w:cs="Cambria" w:eastAsia="Cambria" w:hAnsi="Cambria"/>
          <w:b w:val="1"/>
          <w:sz w:val="24"/>
          <w:szCs w:val="24"/>
          <w:highlight w:val="cyan"/>
          <w:u w:val="single"/>
        </w:rPr>
      </w:pPr>
      <w:r w:rsidDel="00000000" w:rsidR="00000000" w:rsidRPr="00000000">
        <w:rPr>
          <w:rFonts w:ascii="Cambria" w:cs="Cambria" w:eastAsia="Cambria" w:hAnsi="Cambria"/>
          <w:b w:val="1"/>
          <w:color w:val="980000"/>
          <w:sz w:val="32"/>
          <w:szCs w:val="32"/>
          <w:highlight w:val="cyan"/>
          <w:u w:val="single"/>
          <w:rtl w:val="0"/>
        </w:rPr>
        <w:t xml:space="preserve">OBLIGATOIRE</w:t>
      </w:r>
      <w:r w:rsidDel="00000000" w:rsidR="00000000" w:rsidRPr="00000000">
        <w:rPr>
          <w:rFonts w:ascii="Cambria" w:cs="Cambria" w:eastAsia="Cambria" w:hAnsi="Cambria"/>
          <w:b w:val="1"/>
          <w:sz w:val="24"/>
          <w:szCs w:val="24"/>
          <w:highlight w:val="cyan"/>
          <w:u w:val="single"/>
          <w:rtl w:val="0"/>
        </w:rPr>
        <w:t xml:space="preserve"> : POUR </w:t>
      </w:r>
      <w:r w:rsidDel="00000000" w:rsidR="00000000" w:rsidRPr="00000000">
        <w:rPr>
          <w:rFonts w:ascii="Cambria" w:cs="Cambria" w:eastAsia="Cambria" w:hAnsi="Cambria"/>
          <w:b w:val="1"/>
          <w:color w:val="ff00ff"/>
          <w:sz w:val="30"/>
          <w:szCs w:val="30"/>
          <w:highlight w:val="cyan"/>
          <w:u w:val="single"/>
          <w:rtl w:val="0"/>
        </w:rPr>
        <w:t xml:space="preserve">LES 16-17 ans</w:t>
      </w:r>
      <w:r w:rsidDel="00000000" w:rsidR="00000000" w:rsidRPr="00000000">
        <w:rPr>
          <w:rFonts w:ascii="Cambria" w:cs="Cambria" w:eastAsia="Cambria" w:hAnsi="Cambria"/>
          <w:b w:val="1"/>
          <w:sz w:val="24"/>
          <w:szCs w:val="24"/>
          <w:highlight w:val="cyan"/>
          <w:u w:val="single"/>
          <w:rtl w:val="0"/>
        </w:rPr>
        <w:t xml:space="preserve"> -ET- au cégep OU univ OU pas à l’école</w:t>
      </w:r>
    </w:p>
    <w:p w:rsidR="00000000" w:rsidDel="00000000" w:rsidP="00000000" w:rsidRDefault="00000000" w:rsidRPr="00000000" w14:paraId="00000343">
      <w:pPr>
        <w:spacing w:line="240" w:lineRule="auto"/>
        <w:rPr>
          <w:rFonts w:ascii="Cambria" w:cs="Cambria" w:eastAsia="Cambria" w:hAnsi="Cambria"/>
          <w:b w:val="1"/>
          <w:sz w:val="24"/>
          <w:szCs w:val="24"/>
          <w:highlight w:val="yellow"/>
          <w:u w:val="single"/>
        </w:rPr>
      </w:pPr>
      <w:r w:rsidDel="00000000" w:rsidR="00000000" w:rsidRPr="00000000">
        <w:rPr>
          <w:rtl w:val="0"/>
        </w:rPr>
      </w:r>
    </w:p>
    <w:p w:rsidR="00000000" w:rsidDel="00000000" w:rsidP="00000000" w:rsidRDefault="00000000" w:rsidRPr="00000000" w14:paraId="00000344">
      <w:pPr>
        <w:spacing w:line="240" w:lineRule="auto"/>
        <w:rPr>
          <w:rFonts w:ascii="Cambria" w:cs="Cambria" w:eastAsia="Cambria" w:hAnsi="Cambria"/>
          <w:b w:val="1"/>
          <w:sz w:val="24"/>
          <w:szCs w:val="24"/>
          <w:highlight w:val="yellow"/>
          <w:u w:val="single"/>
        </w:rPr>
      </w:pPr>
      <w:r w:rsidDel="00000000" w:rsidR="00000000" w:rsidRPr="00000000">
        <w:rPr>
          <w:rtl w:val="0"/>
        </w:rPr>
      </w:r>
    </w:p>
    <w:p w:rsidR="00000000" w:rsidDel="00000000" w:rsidP="00000000" w:rsidRDefault="00000000" w:rsidRPr="00000000" w14:paraId="00000345">
      <w:pPr>
        <w:spacing w:line="240" w:lineRule="auto"/>
        <w:rPr>
          <w:rFonts w:ascii="Cambria" w:cs="Cambria" w:eastAsia="Cambria" w:hAnsi="Cambria"/>
          <w:b w:val="1"/>
          <w:sz w:val="24"/>
          <w:szCs w:val="24"/>
          <w:highlight w:val="yellow"/>
          <w:u w:val="single"/>
        </w:rPr>
      </w:pPr>
      <w:r w:rsidDel="00000000" w:rsidR="00000000" w:rsidRPr="00000000">
        <w:rPr>
          <w:rtl w:val="0"/>
        </w:rPr>
      </w:r>
    </w:p>
    <w:p w:rsidR="00000000" w:rsidDel="00000000" w:rsidP="00000000" w:rsidRDefault="00000000" w:rsidRPr="00000000" w14:paraId="00000346">
      <w:pPr>
        <w:spacing w:line="240" w:lineRule="auto"/>
        <w:rPr>
          <w:rFonts w:ascii="Cambria" w:cs="Cambria" w:eastAsia="Cambria" w:hAnsi="Cambria"/>
          <w:sz w:val="24"/>
          <w:szCs w:val="24"/>
        </w:rPr>
      </w:pPr>
      <w:r w:rsidDel="00000000" w:rsidR="00000000" w:rsidRPr="00000000">
        <w:rPr>
          <w:rFonts w:ascii="Cambria" w:cs="Cambria" w:eastAsia="Cambria" w:hAnsi="Cambria"/>
          <w:b w:val="1"/>
          <w:color w:val="0070c0"/>
          <w:sz w:val="24"/>
          <w:szCs w:val="24"/>
          <w:rtl w:val="0"/>
        </w:rPr>
        <w:t xml:space="preserve">[SI = </w:t>
      </w:r>
      <w:r w:rsidDel="00000000" w:rsidR="00000000" w:rsidRPr="00000000">
        <w:rPr>
          <w:rFonts w:ascii="Cambria" w:cs="Cambria" w:eastAsia="Cambria" w:hAnsi="Cambria"/>
          <w:b w:val="1"/>
          <w:color w:val="0070c0"/>
          <w:sz w:val="24"/>
          <w:szCs w:val="24"/>
          <w:u w:val="single"/>
          <w:rtl w:val="0"/>
        </w:rPr>
        <w:t xml:space="preserve">plus que 1 enfant de 16-17 ans</w:t>
      </w:r>
      <w:r w:rsidDel="00000000" w:rsidR="00000000" w:rsidRPr="00000000">
        <w:rPr>
          <w:rFonts w:ascii="Cambria" w:cs="Cambria" w:eastAsia="Cambria" w:hAnsi="Cambria"/>
          <w:b w:val="1"/>
          <w:color w:val="0070c0"/>
          <w:sz w:val="24"/>
          <w:szCs w:val="24"/>
          <w:rtl w:val="0"/>
        </w:rPr>
        <w:t xml:space="preserve">: ajouter le préambule suivant)</w:t>
      </w:r>
      <w:r w:rsidDel="00000000" w:rsidR="00000000" w:rsidRPr="00000000">
        <w:rPr>
          <w:rtl w:val="0"/>
        </w:rPr>
      </w:r>
    </w:p>
    <w:p w:rsidR="00000000" w:rsidDel="00000000" w:rsidP="00000000" w:rsidRDefault="00000000" w:rsidRPr="00000000" w14:paraId="00000347">
      <w:pPr>
        <w:spacing w:line="240" w:lineRule="auto"/>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⇒For the following questions, we ask you to think about your child,</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color w:val="0070c0"/>
          <w:sz w:val="24"/>
          <w:szCs w:val="24"/>
          <w:u w:val="single"/>
          <w:rtl w:val="0"/>
        </w:rPr>
        <w:t xml:space="preserve">fill in: </w:t>
      </w:r>
      <w:r w:rsidDel="00000000" w:rsidR="00000000" w:rsidRPr="00000000">
        <w:rPr>
          <w:rFonts w:ascii="Cambria" w:cs="Cambria" w:eastAsia="Cambria" w:hAnsi="Cambria"/>
          <w:b w:val="1"/>
          <w:color w:val="0070c0"/>
          <w:sz w:val="24"/>
          <w:szCs w:val="24"/>
          <w:u w:val="single"/>
          <w:rtl w:val="0"/>
        </w:rPr>
        <w:t xml:space="preserve">prénom </w:t>
      </w:r>
      <w:r w:rsidDel="00000000" w:rsidR="00000000" w:rsidRPr="00000000">
        <w:rPr>
          <w:rFonts w:ascii="Cambria" w:cs="Cambria" w:eastAsia="Cambria" w:hAnsi="Cambria"/>
          <w:color w:val="0070c0"/>
          <w:sz w:val="24"/>
          <w:szCs w:val="24"/>
          <w:rtl w:val="0"/>
        </w:rPr>
        <w:t xml:space="preserve">de </w:t>
      </w:r>
      <w:r w:rsidDel="00000000" w:rsidR="00000000" w:rsidRPr="00000000">
        <w:rPr>
          <w:rFonts w:ascii="Cambria" w:cs="Cambria" w:eastAsia="Cambria" w:hAnsi="Cambria"/>
          <w:b w:val="1"/>
          <w:color w:val="0070c0"/>
          <w:sz w:val="24"/>
          <w:szCs w:val="24"/>
          <w:u w:val="single"/>
          <w:rtl w:val="0"/>
        </w:rPr>
        <w:t xml:space="preserve">l</w:t>
      </w:r>
      <w:r w:rsidDel="00000000" w:rsidR="00000000" w:rsidRPr="00000000">
        <w:rPr>
          <w:rFonts w:ascii="Cambria" w:cs="Cambria" w:eastAsia="Cambria" w:hAnsi="Cambria"/>
          <w:b w:val="1"/>
          <w:color w:val="0070c0"/>
          <w:sz w:val="24"/>
          <w:szCs w:val="24"/>
          <w:u w:val="single"/>
          <w:rtl w:val="0"/>
        </w:rPr>
        <w:t xml:space="preserve">’aîné</w:t>
      </w:r>
      <w:r w:rsidDel="00000000" w:rsidR="00000000" w:rsidRPr="00000000">
        <w:rPr>
          <w:rFonts w:ascii="Cambria" w:cs="Cambria" w:eastAsia="Cambria" w:hAnsi="Cambria"/>
          <w:color w:val="0070c0"/>
          <w:sz w:val="24"/>
          <w:szCs w:val="24"/>
          <w:rtl w:val="0"/>
        </w:rPr>
        <w:t xml:space="preserve"> des enfants </w:t>
      </w:r>
      <w:r w:rsidDel="00000000" w:rsidR="00000000" w:rsidRPr="00000000">
        <w:rPr>
          <w:rFonts w:ascii="Cambria" w:cs="Cambria" w:eastAsia="Cambria" w:hAnsi="Cambria"/>
          <w:color w:val="0070c0"/>
          <w:sz w:val="24"/>
          <w:szCs w:val="24"/>
          <w:u w:val="single"/>
          <w:rtl w:val="0"/>
        </w:rPr>
        <w:t xml:space="preserve">de</w:t>
      </w:r>
      <w:r w:rsidDel="00000000" w:rsidR="00000000" w:rsidRPr="00000000">
        <w:rPr>
          <w:rFonts w:ascii="Cambria" w:cs="Cambria" w:eastAsia="Cambria" w:hAnsi="Cambria"/>
          <w:b w:val="1"/>
          <w:i w:val="1"/>
          <w:color w:val="0070c0"/>
          <w:sz w:val="24"/>
          <w:szCs w:val="24"/>
          <w:rtl w:val="0"/>
        </w:rPr>
        <w:t xml:space="preserve"> 16-17 ans  -ET- au cégep-univ-pas à l’école</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348">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49">
      <w:pPr>
        <w:spacing w:line="240" w:lineRule="auto"/>
        <w:rPr>
          <w:rFonts w:ascii="Cambria" w:cs="Cambria" w:eastAsia="Cambria" w:hAnsi="Cambria"/>
          <w:b w:val="1"/>
          <w:color w:val="0070c0"/>
          <w:sz w:val="24"/>
          <w:szCs w:val="24"/>
        </w:rPr>
      </w:pPr>
      <w:r w:rsidDel="00000000" w:rsidR="00000000" w:rsidRPr="00000000">
        <w:rPr>
          <w:rFonts w:ascii="Cambria" w:cs="Cambria" w:eastAsia="Cambria" w:hAnsi="Cambria"/>
          <w:b w:val="1"/>
          <w:color w:val="0070c0"/>
          <w:sz w:val="24"/>
          <w:szCs w:val="24"/>
          <w:rtl w:val="0"/>
        </w:rPr>
        <w:t xml:space="preserve">[SI = </w:t>
      </w:r>
      <w:r w:rsidDel="00000000" w:rsidR="00000000" w:rsidRPr="00000000">
        <w:rPr>
          <w:rFonts w:ascii="Cambria" w:cs="Cambria" w:eastAsia="Cambria" w:hAnsi="Cambria"/>
          <w:b w:val="1"/>
          <w:color w:val="0070c0"/>
          <w:sz w:val="24"/>
          <w:szCs w:val="24"/>
          <w:u w:val="single"/>
          <w:rtl w:val="0"/>
        </w:rPr>
        <w:t xml:space="preserve">seulement 1</w:t>
      </w:r>
      <w:r w:rsidDel="00000000" w:rsidR="00000000" w:rsidRPr="00000000">
        <w:rPr>
          <w:rFonts w:ascii="Cambria" w:cs="Cambria" w:eastAsia="Cambria" w:hAnsi="Cambria"/>
          <w:b w:val="1"/>
          <w:color w:val="0070c0"/>
          <w:sz w:val="24"/>
          <w:szCs w:val="24"/>
          <w:rtl w:val="0"/>
        </w:rPr>
        <w:t xml:space="preserve"> enfant </w:t>
      </w:r>
      <w:r w:rsidDel="00000000" w:rsidR="00000000" w:rsidRPr="00000000">
        <w:rPr>
          <w:rFonts w:ascii="Cambria" w:cs="Cambria" w:eastAsia="Cambria" w:hAnsi="Cambria"/>
          <w:color w:val="0070c0"/>
          <w:sz w:val="24"/>
          <w:szCs w:val="24"/>
          <w:u w:val="single"/>
          <w:rtl w:val="0"/>
        </w:rPr>
        <w:t xml:space="preserve">de 16-17 ans (pas au sec ou primaire), EN PLUS des plus jeunes enfants </w:t>
      </w:r>
      <w:r w:rsidDel="00000000" w:rsidR="00000000" w:rsidRPr="00000000">
        <w:rPr>
          <w:rFonts w:ascii="Cambria" w:cs="Cambria" w:eastAsia="Cambria" w:hAnsi="Cambria"/>
          <w:b w:val="1"/>
          <w:color w:val="0070c0"/>
          <w:sz w:val="24"/>
          <w:szCs w:val="24"/>
          <w:rtl w:val="0"/>
        </w:rPr>
        <w:t xml:space="preserve">: ne </w:t>
      </w:r>
      <w:r w:rsidDel="00000000" w:rsidR="00000000" w:rsidRPr="00000000">
        <w:rPr>
          <w:rFonts w:ascii="Cambria" w:cs="Cambria" w:eastAsia="Cambria" w:hAnsi="Cambria"/>
          <w:b w:val="1"/>
          <w:color w:val="0070c0"/>
          <w:sz w:val="24"/>
          <w:szCs w:val="24"/>
          <w:u w:val="single"/>
          <w:rtl w:val="0"/>
        </w:rPr>
        <w:t xml:space="preserve">pas</w:t>
      </w:r>
      <w:r w:rsidDel="00000000" w:rsidR="00000000" w:rsidRPr="00000000">
        <w:rPr>
          <w:rFonts w:ascii="Cambria" w:cs="Cambria" w:eastAsia="Cambria" w:hAnsi="Cambria"/>
          <w:b w:val="1"/>
          <w:color w:val="0070c0"/>
          <w:sz w:val="24"/>
          <w:szCs w:val="24"/>
          <w:rtl w:val="0"/>
        </w:rPr>
        <w:t xml:space="preserve"> mettre le préambule précédent)</w:t>
      </w:r>
    </w:p>
    <w:p w:rsidR="00000000" w:rsidDel="00000000" w:rsidP="00000000" w:rsidRDefault="00000000" w:rsidRPr="00000000" w14:paraId="0000034A">
      <w:pPr>
        <w:spacing w:line="240" w:lineRule="auto"/>
        <w:rPr>
          <w:rFonts w:ascii="Cambria" w:cs="Cambria" w:eastAsia="Cambria" w:hAnsi="Cambria"/>
          <w:b w:val="1"/>
          <w:color w:val="0070c0"/>
          <w:sz w:val="24"/>
          <w:szCs w:val="24"/>
        </w:rPr>
      </w:pPr>
      <w:r w:rsidDel="00000000" w:rsidR="00000000" w:rsidRPr="00000000">
        <w:rPr>
          <w:rtl w:val="0"/>
        </w:rPr>
      </w:r>
    </w:p>
    <w:p w:rsidR="00000000" w:rsidDel="00000000" w:rsidP="00000000" w:rsidRDefault="00000000" w:rsidRPr="00000000" w14:paraId="0000034B">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highlight w:val="green"/>
          <w:rtl w:val="0"/>
        </w:rPr>
        <w:t xml:space="preserve">[Language competency of child in French - for non-francophones only]</w:t>
      </w:r>
      <w:r w:rsidDel="00000000" w:rsidR="00000000" w:rsidRPr="00000000">
        <w:rPr>
          <w:rtl w:val="0"/>
        </w:rPr>
      </w:r>
    </w:p>
    <w:p w:rsidR="00000000" w:rsidDel="00000000" w:rsidP="00000000" w:rsidRDefault="00000000" w:rsidRPr="00000000" w14:paraId="0000034C">
      <w:pPr>
        <w:spacing w:line="240" w:lineRule="auto"/>
        <w:rPr>
          <w:rFonts w:ascii="Cambria" w:cs="Cambria" w:eastAsia="Cambria" w:hAnsi="Cambria"/>
          <w:b w:val="1"/>
          <w:color w:val="0070c0"/>
          <w:sz w:val="24"/>
          <w:szCs w:val="24"/>
        </w:rPr>
      </w:pPr>
      <w:r w:rsidDel="00000000" w:rsidR="00000000" w:rsidRPr="00000000">
        <w:rPr>
          <w:rFonts w:ascii="Cambria" w:cs="Cambria" w:eastAsia="Cambria" w:hAnsi="Cambria"/>
          <w:b w:val="1"/>
          <w:color w:val="0070c0"/>
          <w:sz w:val="24"/>
          <w:szCs w:val="24"/>
          <w:rtl w:val="0"/>
        </w:rPr>
        <w:t xml:space="preserve">[SI: langue du parent = </w:t>
      </w:r>
      <w:r w:rsidDel="00000000" w:rsidR="00000000" w:rsidRPr="00000000">
        <w:rPr>
          <w:rFonts w:ascii="Cambria" w:cs="Cambria" w:eastAsia="Cambria" w:hAnsi="Cambria"/>
          <w:b w:val="1"/>
          <w:color w:val="0070c0"/>
          <w:sz w:val="24"/>
          <w:szCs w:val="24"/>
          <w:u w:val="single"/>
          <w:rtl w:val="0"/>
        </w:rPr>
        <w:t xml:space="preserve">PAS français</w:t>
      </w:r>
      <w:r w:rsidDel="00000000" w:rsidR="00000000" w:rsidRPr="00000000">
        <w:rPr>
          <w:rFonts w:ascii="Cambria" w:cs="Cambria" w:eastAsia="Cambria" w:hAnsi="Cambria"/>
          <w:b w:val="1"/>
          <w:color w:val="0070c0"/>
          <w:sz w:val="24"/>
          <w:szCs w:val="24"/>
          <w:rtl w:val="0"/>
        </w:rPr>
        <w:t xml:space="preserve">]</w:t>
      </w:r>
    </w:p>
    <w:p w:rsidR="00000000" w:rsidDel="00000000" w:rsidP="00000000" w:rsidRDefault="00000000" w:rsidRPr="00000000" w14:paraId="0000034D">
      <w:pPr>
        <w:rPr>
          <w:rFonts w:ascii="Cambria" w:cs="Cambria" w:eastAsia="Cambria" w:hAnsi="Cambria"/>
          <w:sz w:val="24"/>
          <w:szCs w:val="24"/>
          <w:highlight w:val="yellow"/>
        </w:rPr>
      </w:pPr>
      <w:r w:rsidDel="00000000" w:rsidR="00000000" w:rsidRPr="00000000">
        <w:rPr>
          <w:rtl w:val="0"/>
        </w:rPr>
      </w:r>
    </w:p>
    <w:p w:rsidR="00000000" w:rsidDel="00000000" w:rsidP="00000000" w:rsidRDefault="00000000" w:rsidRPr="00000000" w14:paraId="0000034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Q1. According to you, what is your </w:t>
      </w:r>
      <w:r w:rsidDel="00000000" w:rsidR="00000000" w:rsidRPr="00000000">
        <w:rPr>
          <w:rFonts w:ascii="Cambria" w:cs="Cambria" w:eastAsia="Cambria" w:hAnsi="Cambria"/>
          <w:sz w:val="24"/>
          <w:szCs w:val="24"/>
          <w:rtl w:val="0"/>
        </w:rPr>
        <w:t xml:space="preserve">child</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color w:val="0070c0"/>
          <w:sz w:val="24"/>
          <w:szCs w:val="24"/>
          <w:rtl w:val="0"/>
        </w:rPr>
        <w:t xml:space="preserve">[</w:t>
      </w:r>
      <w:r w:rsidDel="00000000" w:rsidR="00000000" w:rsidRPr="00000000">
        <w:rPr>
          <w:rFonts w:ascii="Cambria" w:cs="Cambria" w:eastAsia="Cambria" w:hAnsi="Cambria"/>
          <w:b w:val="1"/>
          <w:color w:val="0070c0"/>
          <w:sz w:val="24"/>
          <w:szCs w:val="24"/>
          <w:u w:val="single"/>
          <w:rtl w:val="0"/>
        </w:rPr>
        <w:t xml:space="preserve">prénom</w:t>
      </w:r>
      <w:r w:rsidDel="00000000" w:rsidR="00000000" w:rsidRPr="00000000">
        <w:rPr>
          <w:rFonts w:ascii="Cambria" w:cs="Cambria" w:eastAsia="Cambria" w:hAnsi="Cambria"/>
          <w:b w:val="1"/>
          <w:color w:val="0070c0"/>
          <w:sz w:val="24"/>
          <w:szCs w:val="24"/>
          <w:rtl w:val="0"/>
        </w:rPr>
        <w:t xml:space="preserve"> de </w:t>
      </w:r>
      <w:r w:rsidDel="00000000" w:rsidR="00000000" w:rsidRPr="00000000">
        <w:rPr>
          <w:rFonts w:ascii="Cambria" w:cs="Cambria" w:eastAsia="Cambria" w:hAnsi="Cambria"/>
          <w:b w:val="1"/>
          <w:color w:val="0070c0"/>
          <w:sz w:val="24"/>
          <w:szCs w:val="24"/>
          <w:rtl w:val="0"/>
        </w:rPr>
        <w:t xml:space="preserve"> </w:t>
      </w:r>
      <w:r w:rsidDel="00000000" w:rsidR="00000000" w:rsidRPr="00000000">
        <w:rPr>
          <w:rFonts w:ascii="Cambria" w:cs="Cambria" w:eastAsia="Cambria" w:hAnsi="Cambria"/>
          <w:b w:val="1"/>
          <w:color w:val="0070c0"/>
          <w:sz w:val="24"/>
          <w:szCs w:val="24"/>
          <w:u w:val="single"/>
          <w:rtl w:val="0"/>
        </w:rPr>
        <w:t xml:space="preserve">l’aîné</w:t>
      </w:r>
      <w:r w:rsidDel="00000000" w:rsidR="00000000" w:rsidRPr="00000000">
        <w:rPr>
          <w:rFonts w:ascii="Cambria" w:cs="Cambria" w:eastAsia="Cambria" w:hAnsi="Cambria"/>
          <w:color w:val="0070c0"/>
          <w:sz w:val="24"/>
          <w:szCs w:val="24"/>
          <w:rtl w:val="0"/>
        </w:rPr>
        <w:t xml:space="preserve"> des enfants </w:t>
      </w:r>
      <w:r w:rsidDel="00000000" w:rsidR="00000000" w:rsidRPr="00000000">
        <w:rPr>
          <w:rFonts w:ascii="Cambria" w:cs="Cambria" w:eastAsia="Cambria" w:hAnsi="Cambria"/>
          <w:color w:val="0070c0"/>
          <w:sz w:val="24"/>
          <w:szCs w:val="24"/>
          <w:u w:val="single"/>
          <w:rtl w:val="0"/>
        </w:rPr>
        <w:t xml:space="preserve">de</w:t>
      </w:r>
      <w:r w:rsidDel="00000000" w:rsidR="00000000" w:rsidRPr="00000000">
        <w:rPr>
          <w:rFonts w:ascii="Cambria" w:cs="Cambria" w:eastAsia="Cambria" w:hAnsi="Cambria"/>
          <w:b w:val="1"/>
          <w:i w:val="1"/>
          <w:color w:val="0070c0"/>
          <w:sz w:val="24"/>
          <w:szCs w:val="24"/>
          <w:rtl w:val="0"/>
        </w:rPr>
        <w:t xml:space="preserve"> 16-17 ans  -ET- au cégep-univ-pas à l’école</w:t>
      </w:r>
      <w:r w:rsidDel="00000000" w:rsidR="00000000" w:rsidRPr="00000000">
        <w:rPr>
          <w:rFonts w:ascii="Cambria" w:cs="Cambria" w:eastAsia="Cambria" w:hAnsi="Cambria"/>
          <w:b w:val="1"/>
          <w:color w:val="0070c0"/>
          <w:sz w:val="24"/>
          <w:szCs w:val="24"/>
          <w:rtl w:val="0"/>
        </w:rPr>
        <w:t xml:space="preserve"> </w:t>
      </w:r>
      <w:r w:rsidDel="00000000" w:rsidR="00000000" w:rsidRPr="00000000">
        <w:rPr>
          <w:rFonts w:ascii="Cambria" w:cs="Cambria" w:eastAsia="Cambria" w:hAnsi="Cambria"/>
          <w:b w:val="1"/>
          <w:color w:val="0070c0"/>
          <w:sz w:val="24"/>
          <w:szCs w:val="24"/>
          <w:u w:val="single"/>
          <w:rtl w:val="0"/>
        </w:rPr>
        <w:t xml:space="preserve">OU</w:t>
      </w:r>
      <w:r w:rsidDel="00000000" w:rsidR="00000000" w:rsidRPr="00000000">
        <w:rPr>
          <w:rFonts w:ascii="Cambria" w:cs="Cambria" w:eastAsia="Cambria" w:hAnsi="Cambria"/>
          <w:b w:val="1"/>
          <w:color w:val="0070c0"/>
          <w:sz w:val="24"/>
          <w:szCs w:val="24"/>
          <w:rtl w:val="0"/>
        </w:rPr>
        <w:t xml:space="preserve"> prénom de l’enfant </w:t>
      </w:r>
      <w:r w:rsidDel="00000000" w:rsidR="00000000" w:rsidRPr="00000000">
        <w:rPr>
          <w:rFonts w:ascii="Cambria" w:cs="Cambria" w:eastAsia="Cambria" w:hAnsi="Cambria"/>
          <w:b w:val="1"/>
          <w:color w:val="0070c0"/>
          <w:sz w:val="24"/>
          <w:szCs w:val="24"/>
          <w:u w:val="single"/>
          <w:rtl w:val="0"/>
        </w:rPr>
        <w:t xml:space="preserve">unique de 16-17 au cégep-univ-pas à l’école</w:t>
      </w:r>
      <w:r w:rsidDel="00000000" w:rsidR="00000000" w:rsidRPr="00000000">
        <w:rPr>
          <w:rFonts w:ascii="Cambria" w:cs="Cambria" w:eastAsia="Cambria" w:hAnsi="Cambria"/>
          <w:b w:val="1"/>
          <w:color w:val="0070c0"/>
          <w:sz w:val="24"/>
          <w:szCs w:val="24"/>
          <w:rtl w:val="0"/>
        </w:rPr>
        <w:t xml:space="preserve">]’</w:t>
      </w:r>
      <w:r w:rsidDel="00000000" w:rsidR="00000000" w:rsidRPr="00000000">
        <w:rPr>
          <w:rFonts w:ascii="Cambria" w:cs="Cambria" w:eastAsia="Cambria" w:hAnsi="Cambria"/>
          <w:sz w:val="24"/>
          <w:szCs w:val="24"/>
          <w:rtl w:val="0"/>
        </w:rPr>
        <w:t xml:space="preserve">s </w:t>
      </w:r>
      <w:r w:rsidDel="00000000" w:rsidR="00000000" w:rsidRPr="00000000">
        <w:rPr>
          <w:rFonts w:ascii="Cambria" w:cs="Cambria" w:eastAsia="Cambria" w:hAnsi="Cambria"/>
          <w:sz w:val="24"/>
          <w:szCs w:val="24"/>
          <w:rtl w:val="0"/>
        </w:rPr>
        <w:t xml:space="preserve">knowledge of French ?</w:t>
      </w:r>
    </w:p>
    <w:p w:rsidR="00000000" w:rsidDel="00000000" w:rsidP="00000000" w:rsidRDefault="00000000" w:rsidRPr="00000000" w14:paraId="0000034F">
      <w:pPr>
        <w:rPr>
          <w:rFonts w:ascii="Cambria" w:cs="Cambria" w:eastAsia="Cambria" w:hAnsi="Cambria"/>
          <w:sz w:val="24"/>
          <w:szCs w:val="24"/>
          <w:highlight w:val="yellow"/>
        </w:rPr>
      </w:pPr>
      <w:r w:rsidDel="00000000" w:rsidR="00000000" w:rsidRPr="00000000">
        <w:rPr>
          <w:rFonts w:ascii="Cambria" w:cs="Cambria" w:eastAsia="Cambria" w:hAnsi="Cambria"/>
          <w:color w:val="0432ff"/>
          <w:sz w:val="24"/>
          <w:szCs w:val="24"/>
          <w:rtl w:val="0"/>
        </w:rPr>
        <w:t xml:space="preserve">-échelle : </w:t>
      </w:r>
      <w:r w:rsidDel="00000000" w:rsidR="00000000" w:rsidRPr="00000000">
        <w:rPr>
          <w:rFonts w:ascii="Cambria" w:cs="Cambria" w:eastAsia="Cambria" w:hAnsi="Cambria"/>
          <w:color w:val="0432ff"/>
          <w:sz w:val="24"/>
          <w:szCs w:val="24"/>
          <w:rtl w:val="0"/>
        </w:rPr>
        <w:t xml:space="preserve">not at all, a little, well, very well</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sz w:val="24"/>
          <w:szCs w:val="24"/>
          <w:highlight w:val="yellow"/>
          <w:rtl w:val="0"/>
        </w:rPr>
        <w:t xml:space="preserve">(Portes - adaptées : connaissance parentale de l'enfant)</w:t>
      </w:r>
    </w:p>
    <w:p w:rsidR="00000000" w:rsidDel="00000000" w:rsidP="00000000" w:rsidRDefault="00000000" w:rsidRPr="00000000" w14:paraId="00000350">
      <w:pPr>
        <w:numPr>
          <w:ilvl w:val="0"/>
          <w:numId w:val="19"/>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How well does your child speak French?</w:t>
      </w:r>
    </w:p>
    <w:p w:rsidR="00000000" w:rsidDel="00000000" w:rsidP="00000000" w:rsidRDefault="00000000" w:rsidRPr="00000000" w14:paraId="00000351">
      <w:pPr>
        <w:numPr>
          <w:ilvl w:val="0"/>
          <w:numId w:val="19"/>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How well does your child understand French?</w:t>
      </w:r>
    </w:p>
    <w:p w:rsidR="00000000" w:rsidDel="00000000" w:rsidP="00000000" w:rsidRDefault="00000000" w:rsidRPr="00000000" w14:paraId="00000352">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53">
      <w:pPr>
        <w:spacing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Q2. In your opinion, is your child </w:t>
      </w:r>
      <w:r w:rsidDel="00000000" w:rsidR="00000000" w:rsidRPr="00000000">
        <w:rPr>
          <w:rFonts w:ascii="Cambria" w:cs="Cambria" w:eastAsia="Cambria" w:hAnsi="Cambria"/>
          <w:b w:val="1"/>
          <w:color w:val="0070c0"/>
          <w:sz w:val="24"/>
          <w:szCs w:val="24"/>
          <w:rtl w:val="0"/>
        </w:rPr>
        <w:t xml:space="preserve">[prénom de </w:t>
      </w:r>
      <w:r w:rsidDel="00000000" w:rsidR="00000000" w:rsidRPr="00000000">
        <w:rPr>
          <w:rFonts w:ascii="Cambria" w:cs="Cambria" w:eastAsia="Cambria" w:hAnsi="Cambria"/>
          <w:b w:val="1"/>
          <w:color w:val="0070c0"/>
          <w:sz w:val="24"/>
          <w:szCs w:val="24"/>
          <w:rtl w:val="0"/>
        </w:rPr>
        <w:t xml:space="preserve"> </w:t>
      </w:r>
      <w:r w:rsidDel="00000000" w:rsidR="00000000" w:rsidRPr="00000000">
        <w:rPr>
          <w:rFonts w:ascii="Cambria" w:cs="Cambria" w:eastAsia="Cambria" w:hAnsi="Cambria"/>
          <w:b w:val="1"/>
          <w:color w:val="0070c0"/>
          <w:sz w:val="24"/>
          <w:szCs w:val="24"/>
          <w:u w:val="single"/>
          <w:rtl w:val="0"/>
        </w:rPr>
        <w:t xml:space="preserve">l’aîné</w:t>
      </w:r>
      <w:r w:rsidDel="00000000" w:rsidR="00000000" w:rsidRPr="00000000">
        <w:rPr>
          <w:rFonts w:ascii="Cambria" w:cs="Cambria" w:eastAsia="Cambria" w:hAnsi="Cambria"/>
          <w:color w:val="0070c0"/>
          <w:sz w:val="24"/>
          <w:szCs w:val="24"/>
          <w:rtl w:val="0"/>
        </w:rPr>
        <w:t xml:space="preserve"> des enfants </w:t>
      </w:r>
      <w:r w:rsidDel="00000000" w:rsidR="00000000" w:rsidRPr="00000000">
        <w:rPr>
          <w:rFonts w:ascii="Cambria" w:cs="Cambria" w:eastAsia="Cambria" w:hAnsi="Cambria"/>
          <w:color w:val="0070c0"/>
          <w:sz w:val="24"/>
          <w:szCs w:val="24"/>
          <w:u w:val="single"/>
          <w:rtl w:val="0"/>
        </w:rPr>
        <w:t xml:space="preserve">de</w:t>
      </w:r>
      <w:r w:rsidDel="00000000" w:rsidR="00000000" w:rsidRPr="00000000">
        <w:rPr>
          <w:rFonts w:ascii="Cambria" w:cs="Cambria" w:eastAsia="Cambria" w:hAnsi="Cambria"/>
          <w:b w:val="1"/>
          <w:i w:val="1"/>
          <w:color w:val="0070c0"/>
          <w:sz w:val="24"/>
          <w:szCs w:val="24"/>
          <w:rtl w:val="0"/>
        </w:rPr>
        <w:t xml:space="preserve"> 16-17 ans  -ET- au cégep-univ-pas à l’école</w:t>
      </w:r>
      <w:r w:rsidDel="00000000" w:rsidR="00000000" w:rsidRPr="00000000">
        <w:rPr>
          <w:rFonts w:ascii="Cambria" w:cs="Cambria" w:eastAsia="Cambria" w:hAnsi="Cambria"/>
          <w:b w:val="1"/>
          <w:color w:val="0070c0"/>
          <w:sz w:val="24"/>
          <w:szCs w:val="24"/>
          <w:rtl w:val="0"/>
        </w:rPr>
        <w:t xml:space="preserve"> </w:t>
      </w:r>
      <w:r w:rsidDel="00000000" w:rsidR="00000000" w:rsidRPr="00000000">
        <w:rPr>
          <w:rFonts w:ascii="Cambria" w:cs="Cambria" w:eastAsia="Cambria" w:hAnsi="Cambria"/>
          <w:b w:val="1"/>
          <w:color w:val="0070c0"/>
          <w:sz w:val="24"/>
          <w:szCs w:val="24"/>
          <w:u w:val="single"/>
          <w:rtl w:val="0"/>
        </w:rPr>
        <w:t xml:space="preserve">OU</w:t>
      </w:r>
      <w:r w:rsidDel="00000000" w:rsidR="00000000" w:rsidRPr="00000000">
        <w:rPr>
          <w:rFonts w:ascii="Cambria" w:cs="Cambria" w:eastAsia="Cambria" w:hAnsi="Cambria"/>
          <w:b w:val="1"/>
          <w:color w:val="0070c0"/>
          <w:sz w:val="24"/>
          <w:szCs w:val="24"/>
          <w:rtl w:val="0"/>
        </w:rPr>
        <w:t xml:space="preserve"> prénom de l’enfant </w:t>
      </w:r>
      <w:r w:rsidDel="00000000" w:rsidR="00000000" w:rsidRPr="00000000">
        <w:rPr>
          <w:rFonts w:ascii="Cambria" w:cs="Cambria" w:eastAsia="Cambria" w:hAnsi="Cambria"/>
          <w:b w:val="1"/>
          <w:color w:val="0070c0"/>
          <w:sz w:val="24"/>
          <w:szCs w:val="24"/>
          <w:u w:val="single"/>
          <w:rtl w:val="0"/>
        </w:rPr>
        <w:t xml:space="preserve">unique de 16-17 au cégep-univ-pas à l’école</w:t>
      </w:r>
      <w:r w:rsidDel="00000000" w:rsidR="00000000" w:rsidRPr="00000000">
        <w:rPr>
          <w:rFonts w:ascii="Cambria" w:cs="Cambria" w:eastAsia="Cambria" w:hAnsi="Cambria"/>
          <w:b w:val="1"/>
          <w:color w:val="0070c0"/>
          <w:sz w:val="24"/>
          <w:szCs w:val="24"/>
          <w:rtl w:val="0"/>
        </w:rPr>
        <w:t xml:space="preserve">]</w:t>
      </w:r>
      <w:r w:rsidDel="00000000" w:rsidR="00000000" w:rsidRPr="00000000">
        <w:rPr>
          <w:rFonts w:ascii="Cambria" w:cs="Cambria" w:eastAsia="Cambria" w:hAnsi="Cambria"/>
          <w:sz w:val="24"/>
          <w:szCs w:val="24"/>
          <w:rtl w:val="0"/>
        </w:rPr>
        <w:t xml:space="preserve">’s level of French proficiency better or worse than yours? </w:t>
      </w:r>
    </w:p>
    <w:p w:rsidR="00000000" w:rsidDel="00000000" w:rsidP="00000000" w:rsidRDefault="00000000" w:rsidRPr="00000000" w14:paraId="00000354">
      <w:pPr>
        <w:numPr>
          <w:ilvl w:val="0"/>
          <w:numId w:val="52"/>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his/her French proficiency level is much better than mine</w:t>
      </w:r>
    </w:p>
    <w:p w:rsidR="00000000" w:rsidDel="00000000" w:rsidP="00000000" w:rsidRDefault="00000000" w:rsidRPr="00000000" w14:paraId="00000355">
      <w:pPr>
        <w:numPr>
          <w:ilvl w:val="0"/>
          <w:numId w:val="52"/>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his/her French proficiency level is better</w:t>
      </w:r>
    </w:p>
    <w:p w:rsidR="00000000" w:rsidDel="00000000" w:rsidP="00000000" w:rsidRDefault="00000000" w:rsidRPr="00000000" w14:paraId="00000356">
      <w:pPr>
        <w:numPr>
          <w:ilvl w:val="0"/>
          <w:numId w:val="52"/>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have the same level</w:t>
      </w:r>
    </w:p>
    <w:p w:rsidR="00000000" w:rsidDel="00000000" w:rsidP="00000000" w:rsidRDefault="00000000" w:rsidRPr="00000000" w14:paraId="00000357">
      <w:pPr>
        <w:numPr>
          <w:ilvl w:val="0"/>
          <w:numId w:val="52"/>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his/her French proficiency level is less good than mine</w:t>
      </w:r>
    </w:p>
    <w:p w:rsidR="00000000" w:rsidDel="00000000" w:rsidP="00000000" w:rsidRDefault="00000000" w:rsidRPr="00000000" w14:paraId="00000358">
      <w:pPr>
        <w:numPr>
          <w:ilvl w:val="0"/>
          <w:numId w:val="52"/>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his/her French proficiency level is much lower than mine</w:t>
      </w:r>
      <w:r w:rsidDel="00000000" w:rsidR="00000000" w:rsidRPr="00000000">
        <w:rPr>
          <w:rtl w:val="0"/>
        </w:rPr>
      </w:r>
    </w:p>
    <w:p w:rsidR="00000000" w:rsidDel="00000000" w:rsidP="00000000" w:rsidRDefault="00000000" w:rsidRPr="00000000" w14:paraId="00000359">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5A">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highlight w:val="green"/>
          <w:rtl w:val="0"/>
        </w:rPr>
        <w:t xml:space="preserve">[HOUSEHOLD &amp; ADMINISTRATIVE HELP]</w:t>
      </w:r>
      <w:r w:rsidDel="00000000" w:rsidR="00000000" w:rsidRPr="00000000">
        <w:rPr>
          <w:rtl w:val="0"/>
        </w:rPr>
      </w:r>
    </w:p>
    <w:p w:rsidR="00000000" w:rsidDel="00000000" w:rsidP="00000000" w:rsidRDefault="00000000" w:rsidRPr="00000000" w14:paraId="0000035B">
      <w:pPr>
        <w:spacing w:line="240" w:lineRule="auto"/>
        <w:rPr>
          <w:rFonts w:ascii="Cambria" w:cs="Cambria" w:eastAsia="Cambria" w:hAnsi="Cambria"/>
          <w:b w:val="1"/>
          <w:sz w:val="24"/>
          <w:szCs w:val="24"/>
        </w:rPr>
      </w:pPr>
      <w:r w:rsidDel="00000000" w:rsidR="00000000" w:rsidRPr="00000000">
        <w:rPr>
          <w:rFonts w:ascii="Cambria" w:cs="Cambria" w:eastAsia="Cambria" w:hAnsi="Cambria"/>
          <w:b w:val="1"/>
          <w:color w:val="0070c0"/>
          <w:sz w:val="24"/>
          <w:szCs w:val="24"/>
          <w:rtl w:val="0"/>
        </w:rPr>
        <w:t xml:space="preserve">[nouvelle page]</w:t>
      </w:r>
      <w:r w:rsidDel="00000000" w:rsidR="00000000" w:rsidRPr="00000000">
        <w:rPr>
          <w:rtl w:val="0"/>
        </w:rPr>
      </w:r>
    </w:p>
    <w:p w:rsidR="00000000" w:rsidDel="00000000" w:rsidP="00000000" w:rsidRDefault="00000000" w:rsidRPr="00000000" w14:paraId="0000035C">
      <w:pPr>
        <w:spacing w:line="24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35D">
      <w:pPr>
        <w:spacing w:line="24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Parents, like everyone else, can sometimes need help. Children can sometimes help out with things in the family.</w:t>
      </w:r>
    </w:p>
    <w:p w:rsidR="00000000" w:rsidDel="00000000" w:rsidP="00000000" w:rsidRDefault="00000000" w:rsidRPr="00000000" w14:paraId="0000035E">
      <w:pPr>
        <w:spacing w:line="24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35F">
      <w:pPr>
        <w:spacing w:line="24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 In this section, we'd like to know if your child ever helps out around the house, or in general.</w:t>
      </w:r>
    </w:p>
    <w:p w:rsidR="00000000" w:rsidDel="00000000" w:rsidP="00000000" w:rsidRDefault="00000000" w:rsidRPr="00000000" w14:paraId="00000360">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61">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Thinking of your child [</w:t>
      </w:r>
      <w:r w:rsidDel="00000000" w:rsidR="00000000" w:rsidRPr="00000000">
        <w:rPr>
          <w:rFonts w:ascii="Cambria" w:cs="Cambria" w:eastAsia="Cambria" w:hAnsi="Cambria"/>
          <w:color w:val="0070c0"/>
          <w:sz w:val="24"/>
          <w:szCs w:val="24"/>
          <w:u w:val="single"/>
          <w:rtl w:val="0"/>
        </w:rPr>
        <w:t xml:space="preserve">fill in: </w:t>
      </w:r>
      <w:r w:rsidDel="00000000" w:rsidR="00000000" w:rsidRPr="00000000">
        <w:rPr>
          <w:rFonts w:ascii="Cambria" w:cs="Cambria" w:eastAsia="Cambria" w:hAnsi="Cambria"/>
          <w:b w:val="1"/>
          <w:color w:val="0070c0"/>
          <w:sz w:val="24"/>
          <w:szCs w:val="24"/>
          <w:u w:val="single"/>
          <w:rtl w:val="0"/>
        </w:rPr>
        <w:t xml:space="preserve">prénom</w:t>
      </w:r>
      <w:r w:rsidDel="00000000" w:rsidR="00000000" w:rsidRPr="00000000">
        <w:rPr>
          <w:rFonts w:ascii="Cambria" w:cs="Cambria" w:eastAsia="Cambria" w:hAnsi="Cambria"/>
          <w:color w:val="0070c0"/>
          <w:sz w:val="24"/>
          <w:szCs w:val="24"/>
          <w:rtl w:val="0"/>
        </w:rPr>
        <w:t xml:space="preserve"> de </w:t>
      </w:r>
      <w:r w:rsidDel="00000000" w:rsidR="00000000" w:rsidRPr="00000000">
        <w:rPr>
          <w:rFonts w:ascii="Cambria" w:cs="Cambria" w:eastAsia="Cambria" w:hAnsi="Cambria"/>
          <w:b w:val="1"/>
          <w:color w:val="0070c0"/>
          <w:sz w:val="24"/>
          <w:szCs w:val="24"/>
          <w:rtl w:val="0"/>
        </w:rPr>
        <w:t xml:space="preserve"> </w:t>
      </w:r>
      <w:r w:rsidDel="00000000" w:rsidR="00000000" w:rsidRPr="00000000">
        <w:rPr>
          <w:rFonts w:ascii="Cambria" w:cs="Cambria" w:eastAsia="Cambria" w:hAnsi="Cambria"/>
          <w:b w:val="1"/>
          <w:color w:val="0070c0"/>
          <w:sz w:val="24"/>
          <w:szCs w:val="24"/>
          <w:u w:val="single"/>
          <w:rtl w:val="0"/>
        </w:rPr>
        <w:t xml:space="preserve">l’aîné</w:t>
      </w:r>
      <w:r w:rsidDel="00000000" w:rsidR="00000000" w:rsidRPr="00000000">
        <w:rPr>
          <w:rFonts w:ascii="Cambria" w:cs="Cambria" w:eastAsia="Cambria" w:hAnsi="Cambria"/>
          <w:color w:val="0070c0"/>
          <w:sz w:val="24"/>
          <w:szCs w:val="24"/>
          <w:rtl w:val="0"/>
        </w:rPr>
        <w:t xml:space="preserve"> des enfants </w:t>
      </w:r>
      <w:r w:rsidDel="00000000" w:rsidR="00000000" w:rsidRPr="00000000">
        <w:rPr>
          <w:rFonts w:ascii="Cambria" w:cs="Cambria" w:eastAsia="Cambria" w:hAnsi="Cambria"/>
          <w:color w:val="0070c0"/>
          <w:sz w:val="24"/>
          <w:szCs w:val="24"/>
          <w:u w:val="single"/>
          <w:rtl w:val="0"/>
        </w:rPr>
        <w:t xml:space="preserve">de</w:t>
      </w:r>
      <w:r w:rsidDel="00000000" w:rsidR="00000000" w:rsidRPr="00000000">
        <w:rPr>
          <w:rFonts w:ascii="Cambria" w:cs="Cambria" w:eastAsia="Cambria" w:hAnsi="Cambria"/>
          <w:b w:val="1"/>
          <w:i w:val="1"/>
          <w:color w:val="0070c0"/>
          <w:sz w:val="24"/>
          <w:szCs w:val="24"/>
          <w:rtl w:val="0"/>
        </w:rPr>
        <w:t xml:space="preserve"> 16-17 ans  -ET- au cégep-univ-pas à l’école</w:t>
      </w:r>
      <w:r w:rsidDel="00000000" w:rsidR="00000000" w:rsidRPr="00000000">
        <w:rPr>
          <w:rFonts w:ascii="Cambria" w:cs="Cambria" w:eastAsia="Cambria" w:hAnsi="Cambria"/>
          <w:b w:val="1"/>
          <w:color w:val="0070c0"/>
          <w:sz w:val="24"/>
          <w:szCs w:val="24"/>
          <w:rtl w:val="0"/>
        </w:rPr>
        <w:t xml:space="preserve"> </w:t>
      </w:r>
      <w:r w:rsidDel="00000000" w:rsidR="00000000" w:rsidRPr="00000000">
        <w:rPr>
          <w:rFonts w:ascii="Cambria" w:cs="Cambria" w:eastAsia="Cambria" w:hAnsi="Cambria"/>
          <w:b w:val="1"/>
          <w:color w:val="0070c0"/>
          <w:sz w:val="24"/>
          <w:szCs w:val="24"/>
          <w:u w:val="single"/>
          <w:rtl w:val="0"/>
        </w:rPr>
        <w:t xml:space="preserve">OU</w:t>
      </w:r>
      <w:r w:rsidDel="00000000" w:rsidR="00000000" w:rsidRPr="00000000">
        <w:rPr>
          <w:rFonts w:ascii="Cambria" w:cs="Cambria" w:eastAsia="Cambria" w:hAnsi="Cambria"/>
          <w:b w:val="1"/>
          <w:color w:val="0070c0"/>
          <w:sz w:val="24"/>
          <w:szCs w:val="24"/>
          <w:rtl w:val="0"/>
        </w:rPr>
        <w:t xml:space="preserve"> prénom de l’enfant </w:t>
      </w:r>
      <w:r w:rsidDel="00000000" w:rsidR="00000000" w:rsidRPr="00000000">
        <w:rPr>
          <w:rFonts w:ascii="Cambria" w:cs="Cambria" w:eastAsia="Cambria" w:hAnsi="Cambria"/>
          <w:b w:val="1"/>
          <w:color w:val="0070c0"/>
          <w:sz w:val="24"/>
          <w:szCs w:val="24"/>
          <w:u w:val="single"/>
          <w:rtl w:val="0"/>
        </w:rPr>
        <w:t xml:space="preserve">unique de 16-17 au cégep-univ-pas à l’école</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362">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63">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How often does your child do the following </w:t>
      </w:r>
      <w:r w:rsidDel="00000000" w:rsidR="00000000" w:rsidRPr="00000000">
        <w:rPr>
          <w:rFonts w:ascii="Cambria" w:cs="Cambria" w:eastAsia="Cambria" w:hAnsi="Cambria"/>
          <w:b w:val="1"/>
          <w:sz w:val="24"/>
          <w:szCs w:val="24"/>
          <w:rtl w:val="0"/>
        </w:rPr>
        <w:t xml:space="preserve">tasks</w:t>
      </w:r>
      <w:r w:rsidDel="00000000" w:rsidR="00000000" w:rsidRPr="00000000">
        <w:rPr>
          <w:rFonts w:ascii="Cambria" w:cs="Cambria" w:eastAsia="Cambria" w:hAnsi="Cambria"/>
          <w:sz w:val="24"/>
          <w:szCs w:val="24"/>
          <w:rtl w:val="0"/>
        </w:rPr>
        <w:t xml:space="preserve">? (on his/her own initiative, or because you ask him/her)</w:t>
      </w:r>
      <w:r w:rsidDel="00000000" w:rsidR="00000000" w:rsidRPr="00000000">
        <w:rPr>
          <w:rFonts w:ascii="Cambria" w:cs="Cambria" w:eastAsia="Cambria" w:hAnsi="Cambria"/>
          <w:color w:val="0000ff"/>
          <w:sz w:val="24"/>
          <w:szCs w:val="24"/>
          <w:rtl w:val="0"/>
        </w:rPr>
        <w:br w:type="textWrapping"/>
        <w:t xml:space="preserve">-- échelle à 5 points : “Never”, “rarely”, “sometimes”, “often”, “very often”, not applicable</w:t>
      </w:r>
      <w:r w:rsidDel="00000000" w:rsidR="00000000" w:rsidRPr="00000000">
        <w:rPr>
          <w:rtl w:val="0"/>
        </w:rPr>
      </w:r>
    </w:p>
    <w:p w:rsidR="00000000" w:rsidDel="00000000" w:rsidP="00000000" w:rsidRDefault="00000000" w:rsidRPr="00000000" w14:paraId="00000364">
      <w:pPr>
        <w:numPr>
          <w:ilvl w:val="1"/>
          <w:numId w:val="1"/>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Clean his/her room</w:t>
      </w:r>
    </w:p>
    <w:p w:rsidR="00000000" w:rsidDel="00000000" w:rsidP="00000000" w:rsidRDefault="00000000" w:rsidRPr="00000000" w14:paraId="00000365">
      <w:pPr>
        <w:numPr>
          <w:ilvl w:val="1"/>
          <w:numId w:val="1"/>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Tidy up or clean the house </w:t>
      </w:r>
    </w:p>
    <w:p w:rsidR="00000000" w:rsidDel="00000000" w:rsidP="00000000" w:rsidRDefault="00000000" w:rsidRPr="00000000" w14:paraId="00000366">
      <w:pPr>
        <w:numPr>
          <w:ilvl w:val="1"/>
          <w:numId w:val="1"/>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Set or clear the table</w:t>
      </w:r>
    </w:p>
    <w:p w:rsidR="00000000" w:rsidDel="00000000" w:rsidP="00000000" w:rsidRDefault="00000000" w:rsidRPr="00000000" w14:paraId="00000367">
      <w:pPr>
        <w:numPr>
          <w:ilvl w:val="1"/>
          <w:numId w:val="1"/>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Take out the trash </w:t>
      </w:r>
    </w:p>
    <w:p w:rsidR="00000000" w:rsidDel="00000000" w:rsidP="00000000" w:rsidRDefault="00000000" w:rsidRPr="00000000" w14:paraId="00000368">
      <w:pPr>
        <w:numPr>
          <w:ilvl w:val="1"/>
          <w:numId w:val="1"/>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Prepare meals alone or with an adult</w:t>
      </w:r>
    </w:p>
    <w:p w:rsidR="00000000" w:rsidDel="00000000" w:rsidP="00000000" w:rsidRDefault="00000000" w:rsidRPr="00000000" w14:paraId="00000369">
      <w:pPr>
        <w:numPr>
          <w:ilvl w:val="1"/>
          <w:numId w:val="1"/>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Look after their younger brothers or sisters</w:t>
      </w:r>
    </w:p>
    <w:p w:rsidR="00000000" w:rsidDel="00000000" w:rsidP="00000000" w:rsidRDefault="00000000" w:rsidRPr="00000000" w14:paraId="0000036A">
      <w:pPr>
        <w:numPr>
          <w:ilvl w:val="1"/>
          <w:numId w:val="14"/>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Fill out government forms (e.g. for a driver's license, for taxes or others)</w:t>
      </w:r>
    </w:p>
    <w:p w:rsidR="00000000" w:rsidDel="00000000" w:rsidP="00000000" w:rsidRDefault="00000000" w:rsidRPr="00000000" w14:paraId="0000036B">
      <w:pPr>
        <w:numPr>
          <w:ilvl w:val="1"/>
          <w:numId w:val="14"/>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Prepare the payment of bills</w:t>
      </w:r>
    </w:p>
    <w:p w:rsidR="00000000" w:rsidDel="00000000" w:rsidP="00000000" w:rsidRDefault="00000000" w:rsidRPr="00000000" w14:paraId="0000036C">
      <w:pPr>
        <w:numPr>
          <w:ilvl w:val="1"/>
          <w:numId w:val="14"/>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Run errands alone </w:t>
      </w:r>
      <w:r w:rsidDel="00000000" w:rsidR="00000000" w:rsidRPr="00000000">
        <w:rPr>
          <w:rtl w:val="0"/>
        </w:rPr>
      </w:r>
    </w:p>
    <w:p w:rsidR="00000000" w:rsidDel="00000000" w:rsidP="00000000" w:rsidRDefault="00000000" w:rsidRPr="00000000" w14:paraId="0000036D">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6E">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6F">
      <w:pPr>
        <w:spacing w:line="240" w:lineRule="auto"/>
        <w:rPr>
          <w:rFonts w:ascii="Cambria" w:cs="Cambria" w:eastAsia="Cambria" w:hAnsi="Cambria"/>
          <w:sz w:val="24"/>
          <w:szCs w:val="24"/>
          <w:highlight w:val="green"/>
        </w:rPr>
      </w:pPr>
      <w:r w:rsidDel="00000000" w:rsidR="00000000" w:rsidRPr="00000000">
        <w:rPr>
          <w:rFonts w:ascii="Cambria" w:cs="Cambria" w:eastAsia="Cambria" w:hAnsi="Cambria"/>
          <w:sz w:val="24"/>
          <w:szCs w:val="24"/>
          <w:highlight w:val="green"/>
          <w:rtl w:val="0"/>
        </w:rPr>
        <w:t xml:space="preserve">[LANGUAGE BROKERAGE]</w:t>
      </w:r>
    </w:p>
    <w:p w:rsidR="00000000" w:rsidDel="00000000" w:rsidP="00000000" w:rsidRDefault="00000000" w:rsidRPr="00000000" w14:paraId="00000370">
      <w:pPr>
        <w:spacing w:line="240" w:lineRule="auto"/>
        <w:rPr>
          <w:rFonts w:ascii="Cambria" w:cs="Cambria" w:eastAsia="Cambria" w:hAnsi="Cambria"/>
          <w:b w:val="1"/>
          <w:color w:val="0070c0"/>
          <w:sz w:val="24"/>
          <w:szCs w:val="24"/>
        </w:rPr>
      </w:pPr>
      <w:r w:rsidDel="00000000" w:rsidR="00000000" w:rsidRPr="00000000">
        <w:rPr>
          <w:rFonts w:ascii="Cambria" w:cs="Cambria" w:eastAsia="Cambria" w:hAnsi="Cambria"/>
          <w:b w:val="1"/>
          <w:color w:val="0070c0"/>
          <w:sz w:val="24"/>
          <w:szCs w:val="24"/>
          <w:rtl w:val="0"/>
        </w:rPr>
        <w:t xml:space="preserve">[SI : IMMIGRANT ET NON-FRANCOPHONE]</w:t>
      </w:r>
    </w:p>
    <w:p w:rsidR="00000000" w:rsidDel="00000000" w:rsidP="00000000" w:rsidRDefault="00000000" w:rsidRPr="00000000" w14:paraId="00000371">
      <w:pPr>
        <w:spacing w:line="240" w:lineRule="auto"/>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372">
      <w:pPr>
        <w:spacing w:line="240" w:lineRule="auto"/>
        <w:rPr>
          <w:rFonts w:ascii="Roboto" w:cs="Roboto" w:eastAsia="Roboto" w:hAnsi="Roboto"/>
          <w:color w:val="444746"/>
          <w:sz w:val="21"/>
          <w:szCs w:val="21"/>
        </w:rPr>
      </w:pPr>
      <w:r w:rsidDel="00000000" w:rsidR="00000000" w:rsidRPr="00000000">
        <w:rPr>
          <w:rFonts w:ascii="Cambria" w:cs="Cambria" w:eastAsia="Cambria" w:hAnsi="Cambria"/>
          <w:color w:val="444746"/>
          <w:sz w:val="24"/>
          <w:szCs w:val="24"/>
          <w:rtl w:val="0"/>
        </w:rPr>
        <w:t xml:space="preserve">Children sometimes learn French faster than their parents, in particular because they go to school. </w:t>
      </w:r>
      <w:r w:rsidDel="00000000" w:rsidR="00000000" w:rsidRPr="00000000">
        <w:rPr>
          <w:rtl w:val="0"/>
        </w:rPr>
      </w:r>
    </w:p>
    <w:p w:rsidR="00000000" w:rsidDel="00000000" w:rsidP="00000000" w:rsidRDefault="00000000" w:rsidRPr="00000000" w14:paraId="00000373">
      <w:pPr>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 </w:t>
      </w:r>
    </w:p>
    <w:p w:rsidR="00000000" w:rsidDel="00000000" w:rsidP="00000000" w:rsidRDefault="00000000" w:rsidRPr="00000000" w14:paraId="00000374">
      <w:pPr>
        <w:spacing w:line="276" w:lineRule="auto"/>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Does it happen that your child </w:t>
      </w:r>
      <w:r w:rsidDel="00000000" w:rsidR="00000000" w:rsidRPr="00000000">
        <w:rPr>
          <w:rFonts w:ascii="Roboto" w:cs="Roboto" w:eastAsia="Roboto" w:hAnsi="Roboto"/>
          <w:b w:val="1"/>
          <w:color w:val="0070c0"/>
          <w:sz w:val="21"/>
          <w:szCs w:val="21"/>
          <w:rtl w:val="0"/>
        </w:rPr>
        <w:t xml:space="preserve"> [</w:t>
      </w:r>
      <w:r w:rsidDel="00000000" w:rsidR="00000000" w:rsidRPr="00000000">
        <w:rPr>
          <w:rFonts w:ascii="Cambria" w:cs="Cambria" w:eastAsia="Cambria" w:hAnsi="Cambria"/>
          <w:b w:val="1"/>
          <w:color w:val="0070c0"/>
          <w:sz w:val="24"/>
          <w:szCs w:val="24"/>
          <w:u w:val="single"/>
          <w:rtl w:val="0"/>
        </w:rPr>
        <w:t xml:space="preserve">prénom</w:t>
      </w:r>
      <w:r w:rsidDel="00000000" w:rsidR="00000000" w:rsidRPr="00000000">
        <w:rPr>
          <w:rFonts w:ascii="Roboto" w:cs="Roboto" w:eastAsia="Roboto" w:hAnsi="Roboto"/>
          <w:b w:val="1"/>
          <w:color w:val="0070c0"/>
          <w:sz w:val="21"/>
          <w:szCs w:val="21"/>
          <w:rtl w:val="0"/>
        </w:rPr>
        <w:t xml:space="preserve"> </w:t>
      </w:r>
      <w:r w:rsidDel="00000000" w:rsidR="00000000" w:rsidRPr="00000000">
        <w:rPr>
          <w:rFonts w:ascii="Cambria" w:cs="Cambria" w:eastAsia="Cambria" w:hAnsi="Cambria"/>
          <w:b w:val="1"/>
          <w:color w:val="0070c0"/>
          <w:sz w:val="24"/>
          <w:szCs w:val="24"/>
          <w:rtl w:val="0"/>
        </w:rPr>
        <w:t xml:space="preserve"> </w:t>
      </w:r>
      <w:r w:rsidDel="00000000" w:rsidR="00000000" w:rsidRPr="00000000">
        <w:rPr>
          <w:rFonts w:ascii="Cambria" w:cs="Cambria" w:eastAsia="Cambria" w:hAnsi="Cambria"/>
          <w:b w:val="1"/>
          <w:color w:val="0070c0"/>
          <w:sz w:val="24"/>
          <w:szCs w:val="24"/>
          <w:u w:val="single"/>
          <w:rtl w:val="0"/>
        </w:rPr>
        <w:t xml:space="preserve">l’aîné</w:t>
      </w:r>
      <w:r w:rsidDel="00000000" w:rsidR="00000000" w:rsidRPr="00000000">
        <w:rPr>
          <w:rFonts w:ascii="Cambria" w:cs="Cambria" w:eastAsia="Cambria" w:hAnsi="Cambria"/>
          <w:color w:val="0070c0"/>
          <w:sz w:val="24"/>
          <w:szCs w:val="24"/>
          <w:rtl w:val="0"/>
        </w:rPr>
        <w:t xml:space="preserve"> des enfants </w:t>
      </w:r>
      <w:r w:rsidDel="00000000" w:rsidR="00000000" w:rsidRPr="00000000">
        <w:rPr>
          <w:rFonts w:ascii="Cambria" w:cs="Cambria" w:eastAsia="Cambria" w:hAnsi="Cambria"/>
          <w:color w:val="0070c0"/>
          <w:sz w:val="24"/>
          <w:szCs w:val="24"/>
          <w:u w:val="single"/>
          <w:rtl w:val="0"/>
        </w:rPr>
        <w:t xml:space="preserve">de</w:t>
      </w:r>
      <w:r w:rsidDel="00000000" w:rsidR="00000000" w:rsidRPr="00000000">
        <w:rPr>
          <w:rFonts w:ascii="Cambria" w:cs="Cambria" w:eastAsia="Cambria" w:hAnsi="Cambria"/>
          <w:b w:val="1"/>
          <w:i w:val="1"/>
          <w:color w:val="0070c0"/>
          <w:sz w:val="24"/>
          <w:szCs w:val="24"/>
          <w:rtl w:val="0"/>
        </w:rPr>
        <w:t xml:space="preserve"> 16-17 ans  -ET- au cégep-univ-pas à l’école</w:t>
      </w:r>
      <w:r w:rsidDel="00000000" w:rsidR="00000000" w:rsidRPr="00000000">
        <w:rPr>
          <w:rFonts w:ascii="Cambria" w:cs="Cambria" w:eastAsia="Cambria" w:hAnsi="Cambria"/>
          <w:b w:val="1"/>
          <w:color w:val="0070c0"/>
          <w:sz w:val="24"/>
          <w:szCs w:val="24"/>
          <w:rtl w:val="0"/>
        </w:rPr>
        <w:t xml:space="preserve"> </w:t>
      </w:r>
      <w:r w:rsidDel="00000000" w:rsidR="00000000" w:rsidRPr="00000000">
        <w:rPr>
          <w:rFonts w:ascii="Cambria" w:cs="Cambria" w:eastAsia="Cambria" w:hAnsi="Cambria"/>
          <w:b w:val="1"/>
          <w:color w:val="0070c0"/>
          <w:sz w:val="24"/>
          <w:szCs w:val="24"/>
          <w:u w:val="single"/>
          <w:rtl w:val="0"/>
        </w:rPr>
        <w:t xml:space="preserve">OU</w:t>
      </w:r>
      <w:r w:rsidDel="00000000" w:rsidR="00000000" w:rsidRPr="00000000">
        <w:rPr>
          <w:rFonts w:ascii="Cambria" w:cs="Cambria" w:eastAsia="Cambria" w:hAnsi="Cambria"/>
          <w:b w:val="1"/>
          <w:color w:val="0070c0"/>
          <w:sz w:val="24"/>
          <w:szCs w:val="24"/>
          <w:rtl w:val="0"/>
        </w:rPr>
        <w:t xml:space="preserve"> prénom de l’enfant </w:t>
      </w:r>
      <w:r w:rsidDel="00000000" w:rsidR="00000000" w:rsidRPr="00000000">
        <w:rPr>
          <w:rFonts w:ascii="Cambria" w:cs="Cambria" w:eastAsia="Cambria" w:hAnsi="Cambria"/>
          <w:b w:val="1"/>
          <w:color w:val="0070c0"/>
          <w:sz w:val="24"/>
          <w:szCs w:val="24"/>
          <w:u w:val="single"/>
          <w:rtl w:val="0"/>
        </w:rPr>
        <w:t xml:space="preserve">unique de 16-17 au cégep-univ-pas à l’école</w:t>
      </w:r>
      <w:r w:rsidDel="00000000" w:rsidR="00000000" w:rsidRPr="00000000">
        <w:rPr>
          <w:rFonts w:ascii="Roboto" w:cs="Roboto" w:eastAsia="Roboto" w:hAnsi="Roboto"/>
          <w:b w:val="1"/>
          <w:color w:val="0070c0"/>
          <w:sz w:val="21"/>
          <w:szCs w:val="21"/>
          <w:rtl w:val="0"/>
        </w:rPr>
        <w:t xml:space="preserve">] </w:t>
      </w:r>
      <w:r w:rsidDel="00000000" w:rsidR="00000000" w:rsidRPr="00000000">
        <w:rPr>
          <w:rFonts w:ascii="Roboto" w:cs="Roboto" w:eastAsia="Roboto" w:hAnsi="Roboto"/>
          <w:color w:val="444746"/>
          <w:sz w:val="21"/>
          <w:szCs w:val="21"/>
          <w:rtl w:val="0"/>
        </w:rPr>
        <w:t xml:space="preserve">translates for you (or your partner) and helps you to understand </w:t>
      </w:r>
      <w:r w:rsidDel="00000000" w:rsidR="00000000" w:rsidRPr="00000000">
        <w:rPr>
          <w:rFonts w:ascii="Roboto" w:cs="Roboto" w:eastAsia="Roboto" w:hAnsi="Roboto"/>
          <w:b w:val="1"/>
          <w:color w:val="444746"/>
          <w:sz w:val="21"/>
          <w:szCs w:val="21"/>
          <w:rtl w:val="0"/>
        </w:rPr>
        <w:t xml:space="preserve">information</w:t>
      </w:r>
      <w:r w:rsidDel="00000000" w:rsidR="00000000" w:rsidRPr="00000000">
        <w:rPr>
          <w:rFonts w:ascii="Roboto" w:cs="Roboto" w:eastAsia="Roboto" w:hAnsi="Roboto"/>
          <w:color w:val="444746"/>
          <w:sz w:val="21"/>
          <w:szCs w:val="21"/>
          <w:rtl w:val="0"/>
        </w:rPr>
        <w:t xml:space="preserve"> that is </w:t>
      </w:r>
      <w:r w:rsidDel="00000000" w:rsidR="00000000" w:rsidRPr="00000000">
        <w:rPr>
          <w:rFonts w:ascii="Roboto" w:cs="Roboto" w:eastAsia="Roboto" w:hAnsi="Roboto"/>
          <w:b w:val="1"/>
          <w:color w:val="444746"/>
          <w:sz w:val="21"/>
          <w:szCs w:val="21"/>
          <w:rtl w:val="0"/>
        </w:rPr>
        <w:t xml:space="preserve">in French </w:t>
      </w:r>
      <w:r w:rsidDel="00000000" w:rsidR="00000000" w:rsidRPr="00000000">
        <w:rPr>
          <w:rFonts w:ascii="Roboto" w:cs="Roboto" w:eastAsia="Roboto" w:hAnsi="Roboto"/>
          <w:color w:val="444746"/>
          <w:sz w:val="21"/>
          <w:szCs w:val="21"/>
          <w:rtl w:val="0"/>
        </w:rPr>
        <w:t xml:space="preserve">in any of the following contexts? </w:t>
      </w:r>
      <w:r w:rsidDel="00000000" w:rsidR="00000000" w:rsidRPr="00000000">
        <w:rPr>
          <w:rFonts w:ascii="Roboto" w:cs="Roboto" w:eastAsia="Roboto" w:hAnsi="Roboto"/>
          <w:color w:val="444746"/>
          <w:sz w:val="21"/>
          <w:szCs w:val="21"/>
          <w:highlight w:val="yellow"/>
          <w:rtl w:val="0"/>
        </w:rPr>
        <w:t xml:space="preserve">[VA combinaison des batteries identifiées par Anne]</w:t>
      </w:r>
      <w:r w:rsidDel="00000000" w:rsidR="00000000" w:rsidRPr="00000000">
        <w:rPr>
          <w:rtl w:val="0"/>
        </w:rPr>
      </w:r>
    </w:p>
    <w:p w:rsidR="00000000" w:rsidDel="00000000" w:rsidP="00000000" w:rsidRDefault="00000000" w:rsidRPr="00000000" w14:paraId="00000375">
      <w:pPr>
        <w:spacing w:line="240" w:lineRule="auto"/>
        <w:rPr>
          <w:rFonts w:ascii="Roboto" w:cs="Roboto" w:eastAsia="Roboto" w:hAnsi="Roboto"/>
          <w:color w:val="444746"/>
          <w:sz w:val="21"/>
          <w:szCs w:val="21"/>
          <w:highlight w:val="yellow"/>
        </w:rPr>
      </w:pPr>
      <w:r w:rsidDel="00000000" w:rsidR="00000000" w:rsidRPr="00000000">
        <w:rPr>
          <w:rFonts w:ascii="Cambria" w:cs="Cambria" w:eastAsia="Cambria" w:hAnsi="Cambria"/>
          <w:color w:val="0000ff"/>
          <w:sz w:val="24"/>
          <w:szCs w:val="24"/>
          <w:rtl w:val="0"/>
        </w:rPr>
        <w:t xml:space="preserve">-- échelle à 5 points : “Never”, “rarely”, “sometimes”, “often”, “very often”, not applicable</w:t>
      </w:r>
      <w:r w:rsidDel="00000000" w:rsidR="00000000" w:rsidRPr="00000000">
        <w:rPr>
          <w:rtl w:val="0"/>
        </w:rPr>
      </w:r>
    </w:p>
    <w:p w:rsidR="00000000" w:rsidDel="00000000" w:rsidP="00000000" w:rsidRDefault="00000000" w:rsidRPr="00000000" w14:paraId="00000376">
      <w:pPr>
        <w:numPr>
          <w:ilvl w:val="0"/>
          <w:numId w:val="5"/>
        </w:numPr>
        <w:spacing w:line="276" w:lineRule="auto"/>
        <w:ind w:left="720" w:hanging="36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Communications sent by the school</w:t>
      </w:r>
    </w:p>
    <w:p w:rsidR="00000000" w:rsidDel="00000000" w:rsidP="00000000" w:rsidRDefault="00000000" w:rsidRPr="00000000" w14:paraId="00000377">
      <w:pPr>
        <w:numPr>
          <w:ilvl w:val="0"/>
          <w:numId w:val="5"/>
        </w:numPr>
        <w:spacing w:line="276" w:lineRule="auto"/>
        <w:ind w:left="720" w:hanging="36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Credit card bills, insurance forms, bank statements, phone bills or rental agreements</w:t>
      </w:r>
    </w:p>
    <w:p w:rsidR="00000000" w:rsidDel="00000000" w:rsidP="00000000" w:rsidRDefault="00000000" w:rsidRPr="00000000" w14:paraId="00000378">
      <w:pPr>
        <w:numPr>
          <w:ilvl w:val="0"/>
          <w:numId w:val="5"/>
        </w:numPr>
        <w:spacing w:line="276" w:lineRule="auto"/>
        <w:ind w:left="720" w:hanging="36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Government forms (for immigration, driver's license, health, taxes, etc.)</w:t>
      </w:r>
    </w:p>
    <w:p w:rsidR="00000000" w:rsidDel="00000000" w:rsidP="00000000" w:rsidRDefault="00000000" w:rsidRPr="00000000" w14:paraId="00000379">
      <w:pPr>
        <w:numPr>
          <w:ilvl w:val="0"/>
          <w:numId w:val="5"/>
        </w:numPr>
        <w:spacing w:line="276" w:lineRule="auto"/>
        <w:ind w:left="720" w:hanging="36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Documents or forms from a medical clinic the doctor’s office or hospital</w:t>
      </w:r>
    </w:p>
    <w:p w:rsidR="00000000" w:rsidDel="00000000" w:rsidP="00000000" w:rsidRDefault="00000000" w:rsidRPr="00000000" w14:paraId="0000037A">
      <w:pPr>
        <w:numPr>
          <w:ilvl w:val="0"/>
          <w:numId w:val="5"/>
        </w:numPr>
        <w:spacing w:line="276" w:lineRule="auto"/>
        <w:ind w:left="720" w:hanging="36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Job advertisements</w:t>
      </w:r>
    </w:p>
    <w:p w:rsidR="00000000" w:rsidDel="00000000" w:rsidP="00000000" w:rsidRDefault="00000000" w:rsidRPr="00000000" w14:paraId="0000037B">
      <w:pPr>
        <w:spacing w:line="240" w:lineRule="auto"/>
        <w:rPr>
          <w:rFonts w:ascii="Cambria" w:cs="Cambria" w:eastAsia="Cambria" w:hAnsi="Cambria"/>
          <w:color w:val="0000ff"/>
          <w:sz w:val="24"/>
          <w:szCs w:val="24"/>
        </w:rPr>
      </w:pPr>
      <w:r w:rsidDel="00000000" w:rsidR="00000000" w:rsidRPr="00000000">
        <w:rPr>
          <w:rtl w:val="0"/>
        </w:rPr>
      </w:r>
    </w:p>
    <w:p w:rsidR="00000000" w:rsidDel="00000000" w:rsidP="00000000" w:rsidRDefault="00000000" w:rsidRPr="00000000" w14:paraId="0000037C">
      <w:pPr>
        <w:spacing w:line="276" w:lineRule="auto"/>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Does it happen that your child </w:t>
      </w:r>
      <w:r w:rsidDel="00000000" w:rsidR="00000000" w:rsidRPr="00000000">
        <w:rPr>
          <w:rFonts w:ascii="Roboto" w:cs="Roboto" w:eastAsia="Roboto" w:hAnsi="Roboto"/>
          <w:b w:val="1"/>
          <w:color w:val="0070c0"/>
          <w:sz w:val="21"/>
          <w:szCs w:val="21"/>
          <w:rtl w:val="0"/>
        </w:rPr>
        <w:t xml:space="preserve"> [</w:t>
      </w:r>
      <w:r w:rsidDel="00000000" w:rsidR="00000000" w:rsidRPr="00000000">
        <w:rPr>
          <w:rFonts w:ascii="Cambria" w:cs="Cambria" w:eastAsia="Cambria" w:hAnsi="Cambria"/>
          <w:b w:val="1"/>
          <w:color w:val="0070c0"/>
          <w:sz w:val="24"/>
          <w:szCs w:val="24"/>
          <w:u w:val="single"/>
          <w:rtl w:val="0"/>
        </w:rPr>
        <w:t xml:space="preserve">prénom </w:t>
      </w:r>
      <w:r w:rsidDel="00000000" w:rsidR="00000000" w:rsidRPr="00000000">
        <w:rPr>
          <w:rFonts w:ascii="Cambria" w:cs="Cambria" w:eastAsia="Cambria" w:hAnsi="Cambria"/>
          <w:b w:val="1"/>
          <w:color w:val="0070c0"/>
          <w:sz w:val="24"/>
          <w:szCs w:val="24"/>
          <w:rtl w:val="0"/>
        </w:rPr>
        <w:t xml:space="preserve"> </w:t>
      </w:r>
      <w:r w:rsidDel="00000000" w:rsidR="00000000" w:rsidRPr="00000000">
        <w:rPr>
          <w:rFonts w:ascii="Cambria" w:cs="Cambria" w:eastAsia="Cambria" w:hAnsi="Cambria"/>
          <w:b w:val="1"/>
          <w:color w:val="0070c0"/>
          <w:sz w:val="24"/>
          <w:szCs w:val="24"/>
          <w:u w:val="single"/>
          <w:rtl w:val="0"/>
        </w:rPr>
        <w:t xml:space="preserve">l’aîné</w:t>
      </w:r>
      <w:r w:rsidDel="00000000" w:rsidR="00000000" w:rsidRPr="00000000">
        <w:rPr>
          <w:rFonts w:ascii="Cambria" w:cs="Cambria" w:eastAsia="Cambria" w:hAnsi="Cambria"/>
          <w:color w:val="0070c0"/>
          <w:sz w:val="24"/>
          <w:szCs w:val="24"/>
          <w:rtl w:val="0"/>
        </w:rPr>
        <w:t xml:space="preserve"> des enfants </w:t>
      </w:r>
      <w:r w:rsidDel="00000000" w:rsidR="00000000" w:rsidRPr="00000000">
        <w:rPr>
          <w:rFonts w:ascii="Cambria" w:cs="Cambria" w:eastAsia="Cambria" w:hAnsi="Cambria"/>
          <w:color w:val="0070c0"/>
          <w:sz w:val="24"/>
          <w:szCs w:val="24"/>
          <w:u w:val="single"/>
          <w:rtl w:val="0"/>
        </w:rPr>
        <w:t xml:space="preserve">de</w:t>
      </w:r>
      <w:r w:rsidDel="00000000" w:rsidR="00000000" w:rsidRPr="00000000">
        <w:rPr>
          <w:rFonts w:ascii="Cambria" w:cs="Cambria" w:eastAsia="Cambria" w:hAnsi="Cambria"/>
          <w:b w:val="1"/>
          <w:i w:val="1"/>
          <w:color w:val="0070c0"/>
          <w:sz w:val="24"/>
          <w:szCs w:val="24"/>
          <w:rtl w:val="0"/>
        </w:rPr>
        <w:t xml:space="preserve"> 16-17 ans  -ET- au cégep-univ-pas à l’école</w:t>
      </w:r>
      <w:r w:rsidDel="00000000" w:rsidR="00000000" w:rsidRPr="00000000">
        <w:rPr>
          <w:rFonts w:ascii="Cambria" w:cs="Cambria" w:eastAsia="Cambria" w:hAnsi="Cambria"/>
          <w:b w:val="1"/>
          <w:color w:val="0070c0"/>
          <w:sz w:val="24"/>
          <w:szCs w:val="24"/>
          <w:rtl w:val="0"/>
        </w:rPr>
        <w:t xml:space="preserve"> </w:t>
      </w:r>
      <w:r w:rsidDel="00000000" w:rsidR="00000000" w:rsidRPr="00000000">
        <w:rPr>
          <w:rFonts w:ascii="Cambria" w:cs="Cambria" w:eastAsia="Cambria" w:hAnsi="Cambria"/>
          <w:b w:val="1"/>
          <w:color w:val="0070c0"/>
          <w:sz w:val="24"/>
          <w:szCs w:val="24"/>
          <w:u w:val="single"/>
          <w:rtl w:val="0"/>
        </w:rPr>
        <w:t xml:space="preserve">OU</w:t>
      </w:r>
      <w:r w:rsidDel="00000000" w:rsidR="00000000" w:rsidRPr="00000000">
        <w:rPr>
          <w:rFonts w:ascii="Cambria" w:cs="Cambria" w:eastAsia="Cambria" w:hAnsi="Cambria"/>
          <w:b w:val="1"/>
          <w:color w:val="0070c0"/>
          <w:sz w:val="24"/>
          <w:szCs w:val="24"/>
          <w:rtl w:val="0"/>
        </w:rPr>
        <w:t xml:space="preserve"> prénom de l’enfant </w:t>
      </w:r>
      <w:r w:rsidDel="00000000" w:rsidR="00000000" w:rsidRPr="00000000">
        <w:rPr>
          <w:rFonts w:ascii="Cambria" w:cs="Cambria" w:eastAsia="Cambria" w:hAnsi="Cambria"/>
          <w:b w:val="1"/>
          <w:color w:val="0070c0"/>
          <w:sz w:val="24"/>
          <w:szCs w:val="24"/>
          <w:u w:val="single"/>
          <w:rtl w:val="0"/>
        </w:rPr>
        <w:t xml:space="preserve">unique de 16-17 au cégep-univ-pas à l’école</w:t>
      </w:r>
      <w:r w:rsidDel="00000000" w:rsidR="00000000" w:rsidRPr="00000000">
        <w:rPr>
          <w:rFonts w:ascii="Roboto" w:cs="Roboto" w:eastAsia="Roboto" w:hAnsi="Roboto"/>
          <w:b w:val="1"/>
          <w:color w:val="0070c0"/>
          <w:sz w:val="21"/>
          <w:szCs w:val="21"/>
          <w:rtl w:val="0"/>
        </w:rPr>
        <w:t xml:space="preserve">] </w:t>
      </w:r>
      <w:r w:rsidDel="00000000" w:rsidR="00000000" w:rsidRPr="00000000">
        <w:rPr>
          <w:rFonts w:ascii="Roboto" w:cs="Roboto" w:eastAsia="Roboto" w:hAnsi="Roboto"/>
          <w:color w:val="444746"/>
          <w:sz w:val="21"/>
          <w:szCs w:val="21"/>
          <w:rtl w:val="0"/>
        </w:rPr>
        <w:t xml:space="preserve">translates for you (or your partner) and helps you to understand </w:t>
      </w:r>
      <w:r w:rsidDel="00000000" w:rsidR="00000000" w:rsidRPr="00000000">
        <w:rPr>
          <w:rFonts w:ascii="Roboto" w:cs="Roboto" w:eastAsia="Roboto" w:hAnsi="Roboto"/>
          <w:b w:val="1"/>
          <w:color w:val="444746"/>
          <w:sz w:val="21"/>
          <w:szCs w:val="21"/>
          <w:rtl w:val="0"/>
        </w:rPr>
        <w:t xml:space="preserve">conversations</w:t>
      </w:r>
      <w:r w:rsidDel="00000000" w:rsidR="00000000" w:rsidRPr="00000000">
        <w:rPr>
          <w:rFonts w:ascii="Roboto" w:cs="Roboto" w:eastAsia="Roboto" w:hAnsi="Roboto"/>
          <w:color w:val="444746"/>
          <w:sz w:val="21"/>
          <w:szCs w:val="21"/>
          <w:rtl w:val="0"/>
        </w:rPr>
        <w:t xml:space="preserve"> that are </w:t>
      </w:r>
      <w:r w:rsidDel="00000000" w:rsidR="00000000" w:rsidRPr="00000000">
        <w:rPr>
          <w:rFonts w:ascii="Roboto" w:cs="Roboto" w:eastAsia="Roboto" w:hAnsi="Roboto"/>
          <w:b w:val="1"/>
          <w:color w:val="444746"/>
          <w:sz w:val="21"/>
          <w:szCs w:val="21"/>
          <w:rtl w:val="0"/>
        </w:rPr>
        <w:t xml:space="preserve">in French</w:t>
      </w:r>
      <w:r w:rsidDel="00000000" w:rsidR="00000000" w:rsidRPr="00000000">
        <w:rPr>
          <w:rFonts w:ascii="Roboto" w:cs="Roboto" w:eastAsia="Roboto" w:hAnsi="Roboto"/>
          <w:color w:val="444746"/>
          <w:sz w:val="21"/>
          <w:szCs w:val="21"/>
          <w:rtl w:val="0"/>
        </w:rPr>
        <w:t xml:space="preserve"> in the following contexts?</w:t>
      </w:r>
      <w:r w:rsidDel="00000000" w:rsidR="00000000" w:rsidRPr="00000000">
        <w:rPr>
          <w:rFonts w:ascii="Roboto" w:cs="Roboto" w:eastAsia="Roboto" w:hAnsi="Roboto"/>
          <w:color w:val="444746"/>
          <w:sz w:val="21"/>
          <w:szCs w:val="21"/>
          <w:highlight w:val="yellow"/>
          <w:rtl w:val="0"/>
        </w:rPr>
        <w:t xml:space="preserve">[VA combinaison des batteries identifiées par Anne]</w:t>
      </w:r>
      <w:r w:rsidDel="00000000" w:rsidR="00000000" w:rsidRPr="00000000">
        <w:rPr>
          <w:rtl w:val="0"/>
        </w:rPr>
      </w:r>
    </w:p>
    <w:p w:rsidR="00000000" w:rsidDel="00000000" w:rsidP="00000000" w:rsidRDefault="00000000" w:rsidRPr="00000000" w14:paraId="0000037D">
      <w:pPr>
        <w:spacing w:line="240" w:lineRule="auto"/>
        <w:rPr>
          <w:rFonts w:ascii="Roboto" w:cs="Roboto" w:eastAsia="Roboto" w:hAnsi="Roboto"/>
          <w:color w:val="444746"/>
          <w:sz w:val="21"/>
          <w:szCs w:val="21"/>
          <w:highlight w:val="yellow"/>
        </w:rPr>
      </w:pPr>
      <w:r w:rsidDel="00000000" w:rsidR="00000000" w:rsidRPr="00000000">
        <w:rPr>
          <w:rFonts w:ascii="Cambria" w:cs="Cambria" w:eastAsia="Cambria" w:hAnsi="Cambria"/>
          <w:color w:val="0000ff"/>
          <w:sz w:val="24"/>
          <w:szCs w:val="24"/>
          <w:rtl w:val="0"/>
        </w:rPr>
        <w:t xml:space="preserve">-- échelle à 5 points : “Never”, “rarely”, “sometimes”, “often”, “very often”, not applicable</w:t>
      </w:r>
      <w:r w:rsidDel="00000000" w:rsidR="00000000" w:rsidRPr="00000000">
        <w:rPr>
          <w:rtl w:val="0"/>
        </w:rPr>
      </w:r>
    </w:p>
    <w:p w:rsidR="00000000" w:rsidDel="00000000" w:rsidP="00000000" w:rsidRDefault="00000000" w:rsidRPr="00000000" w14:paraId="0000037E">
      <w:pPr>
        <w:numPr>
          <w:ilvl w:val="0"/>
          <w:numId w:val="4"/>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When someone comes to your door</w:t>
      </w:r>
    </w:p>
    <w:p w:rsidR="00000000" w:rsidDel="00000000" w:rsidP="00000000" w:rsidRDefault="00000000" w:rsidRPr="00000000" w14:paraId="0000037F">
      <w:pPr>
        <w:numPr>
          <w:ilvl w:val="0"/>
          <w:numId w:val="4"/>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During meetings at school (with the teacher, school staff)</w:t>
      </w:r>
    </w:p>
    <w:p w:rsidR="00000000" w:rsidDel="00000000" w:rsidP="00000000" w:rsidRDefault="00000000" w:rsidRPr="00000000" w14:paraId="00000380">
      <w:pPr>
        <w:numPr>
          <w:ilvl w:val="0"/>
          <w:numId w:val="4"/>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During meetings at the bank</w:t>
      </w:r>
    </w:p>
    <w:p w:rsidR="00000000" w:rsidDel="00000000" w:rsidP="00000000" w:rsidRDefault="00000000" w:rsidRPr="00000000" w14:paraId="00000381">
      <w:pPr>
        <w:numPr>
          <w:ilvl w:val="0"/>
          <w:numId w:val="4"/>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During meetings or activities in a community center</w:t>
      </w:r>
    </w:p>
    <w:p w:rsidR="00000000" w:rsidDel="00000000" w:rsidP="00000000" w:rsidRDefault="00000000" w:rsidRPr="00000000" w14:paraId="00000382">
      <w:pPr>
        <w:numPr>
          <w:ilvl w:val="0"/>
          <w:numId w:val="4"/>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During appointments with the doctor, at the hospital or pharmacy</w:t>
      </w:r>
    </w:p>
    <w:p w:rsidR="00000000" w:rsidDel="00000000" w:rsidP="00000000" w:rsidRDefault="00000000" w:rsidRPr="00000000" w14:paraId="00000383">
      <w:pPr>
        <w:numPr>
          <w:ilvl w:val="0"/>
          <w:numId w:val="4"/>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On the street, in stores or in restaurants</w:t>
      </w:r>
    </w:p>
    <w:p w:rsidR="00000000" w:rsidDel="00000000" w:rsidP="00000000" w:rsidRDefault="00000000" w:rsidRPr="00000000" w14:paraId="00000384">
      <w:pPr>
        <w:numPr>
          <w:ilvl w:val="0"/>
          <w:numId w:val="4"/>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Work-related conversations (making appointments, with a client or boss)</w:t>
      </w:r>
    </w:p>
    <w:p w:rsidR="00000000" w:rsidDel="00000000" w:rsidP="00000000" w:rsidRDefault="00000000" w:rsidRPr="00000000" w14:paraId="00000385">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86">
      <w:pPr>
        <w:spacing w:line="240" w:lineRule="auto"/>
        <w:rPr>
          <w:rFonts w:ascii="Cambria" w:cs="Cambria" w:eastAsia="Cambria" w:hAnsi="Cambria"/>
          <w:sz w:val="24"/>
          <w:szCs w:val="24"/>
          <w:highlight w:val="green"/>
        </w:rPr>
      </w:pPr>
      <w:r w:rsidDel="00000000" w:rsidR="00000000" w:rsidRPr="00000000">
        <w:rPr>
          <w:rFonts w:ascii="Cambria" w:cs="Cambria" w:eastAsia="Cambria" w:hAnsi="Cambria"/>
          <w:sz w:val="24"/>
          <w:szCs w:val="24"/>
          <w:highlight w:val="green"/>
          <w:rtl w:val="0"/>
        </w:rPr>
        <w:t xml:space="preserve">[CULTURAL BROKERAGE]</w:t>
      </w:r>
    </w:p>
    <w:p w:rsidR="00000000" w:rsidDel="00000000" w:rsidP="00000000" w:rsidRDefault="00000000" w:rsidRPr="00000000" w14:paraId="00000387">
      <w:pPr>
        <w:spacing w:line="240" w:lineRule="auto"/>
        <w:rPr>
          <w:rFonts w:ascii="Cambria" w:cs="Cambria" w:eastAsia="Cambria" w:hAnsi="Cambria"/>
          <w:sz w:val="24"/>
          <w:szCs w:val="24"/>
        </w:rPr>
      </w:pPr>
      <w:r w:rsidDel="00000000" w:rsidR="00000000" w:rsidRPr="00000000">
        <w:rPr>
          <w:rFonts w:ascii="Cambria" w:cs="Cambria" w:eastAsia="Cambria" w:hAnsi="Cambria"/>
          <w:b w:val="1"/>
          <w:color w:val="0070c0"/>
          <w:sz w:val="24"/>
          <w:szCs w:val="24"/>
          <w:rtl w:val="0"/>
        </w:rPr>
        <w:t xml:space="preserve">[SI : IMMIGRANT]</w:t>
      </w:r>
      <w:r w:rsidDel="00000000" w:rsidR="00000000" w:rsidRPr="00000000">
        <w:rPr>
          <w:rtl w:val="0"/>
        </w:rPr>
      </w:r>
    </w:p>
    <w:p w:rsidR="00000000" w:rsidDel="00000000" w:rsidP="00000000" w:rsidRDefault="00000000" w:rsidRPr="00000000" w14:paraId="00000388">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89">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Since you arrived in Quebec</w:t>
      </w:r>
      <w:r w:rsidDel="00000000" w:rsidR="00000000" w:rsidRPr="00000000">
        <w:rPr>
          <w:rFonts w:ascii="Cambria" w:cs="Cambria" w:eastAsia="Cambria" w:hAnsi="Cambria"/>
          <w:sz w:val="24"/>
          <w:szCs w:val="24"/>
          <w:rtl w:val="0"/>
        </w:rPr>
        <w:t xml:space="preserve">, has it happened that</w:t>
      </w:r>
      <w:r w:rsidDel="00000000" w:rsidR="00000000" w:rsidRPr="00000000">
        <w:rPr>
          <w:rFonts w:ascii="Cambria" w:cs="Cambria" w:eastAsia="Cambria" w:hAnsi="Cambria"/>
          <w:b w:val="1"/>
          <w:sz w:val="24"/>
          <w:szCs w:val="24"/>
          <w:rtl w:val="0"/>
        </w:rPr>
        <w:t xml:space="preserve"> your child </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color w:val="0070c0"/>
          <w:sz w:val="24"/>
          <w:szCs w:val="24"/>
          <w:u w:val="single"/>
          <w:rtl w:val="0"/>
        </w:rPr>
        <w:t xml:space="preserve">fill in: </w:t>
      </w:r>
      <w:r w:rsidDel="00000000" w:rsidR="00000000" w:rsidRPr="00000000">
        <w:rPr>
          <w:rFonts w:ascii="Cambria" w:cs="Cambria" w:eastAsia="Cambria" w:hAnsi="Cambria"/>
          <w:b w:val="1"/>
          <w:color w:val="0070c0"/>
          <w:sz w:val="24"/>
          <w:szCs w:val="24"/>
          <w:u w:val="single"/>
          <w:rtl w:val="0"/>
        </w:rPr>
        <w:t xml:space="preserve">prénom</w:t>
      </w:r>
      <w:r w:rsidDel="00000000" w:rsidR="00000000" w:rsidRPr="00000000">
        <w:rPr>
          <w:rFonts w:ascii="Cambria" w:cs="Cambria" w:eastAsia="Cambria" w:hAnsi="Cambria"/>
          <w:color w:val="0070c0"/>
          <w:sz w:val="24"/>
          <w:szCs w:val="24"/>
          <w:rtl w:val="0"/>
        </w:rPr>
        <w:t xml:space="preserve"> de l’aîné </w:t>
      </w:r>
      <w:r w:rsidDel="00000000" w:rsidR="00000000" w:rsidRPr="00000000">
        <w:rPr>
          <w:rFonts w:ascii="Cambria" w:cs="Cambria" w:eastAsia="Cambria" w:hAnsi="Cambria"/>
          <w:b w:val="1"/>
          <w:color w:val="0070c0"/>
          <w:sz w:val="24"/>
          <w:szCs w:val="24"/>
          <w:rtl w:val="0"/>
        </w:rPr>
        <w:t xml:space="preserve"> </w:t>
      </w:r>
      <w:r w:rsidDel="00000000" w:rsidR="00000000" w:rsidRPr="00000000">
        <w:rPr>
          <w:rFonts w:ascii="Cambria" w:cs="Cambria" w:eastAsia="Cambria" w:hAnsi="Cambria"/>
          <w:b w:val="1"/>
          <w:color w:val="0070c0"/>
          <w:sz w:val="24"/>
          <w:szCs w:val="24"/>
          <w:u w:val="single"/>
          <w:rtl w:val="0"/>
        </w:rPr>
        <w:t xml:space="preserve">l’aîné</w:t>
      </w:r>
      <w:r w:rsidDel="00000000" w:rsidR="00000000" w:rsidRPr="00000000">
        <w:rPr>
          <w:rFonts w:ascii="Cambria" w:cs="Cambria" w:eastAsia="Cambria" w:hAnsi="Cambria"/>
          <w:color w:val="0070c0"/>
          <w:sz w:val="24"/>
          <w:szCs w:val="24"/>
          <w:rtl w:val="0"/>
        </w:rPr>
        <w:t xml:space="preserve"> des enfants </w:t>
      </w:r>
      <w:r w:rsidDel="00000000" w:rsidR="00000000" w:rsidRPr="00000000">
        <w:rPr>
          <w:rFonts w:ascii="Cambria" w:cs="Cambria" w:eastAsia="Cambria" w:hAnsi="Cambria"/>
          <w:color w:val="0070c0"/>
          <w:sz w:val="24"/>
          <w:szCs w:val="24"/>
          <w:u w:val="single"/>
          <w:rtl w:val="0"/>
        </w:rPr>
        <w:t xml:space="preserve">de</w:t>
      </w:r>
      <w:r w:rsidDel="00000000" w:rsidR="00000000" w:rsidRPr="00000000">
        <w:rPr>
          <w:rFonts w:ascii="Cambria" w:cs="Cambria" w:eastAsia="Cambria" w:hAnsi="Cambria"/>
          <w:b w:val="1"/>
          <w:i w:val="1"/>
          <w:color w:val="0070c0"/>
          <w:sz w:val="24"/>
          <w:szCs w:val="24"/>
          <w:rtl w:val="0"/>
        </w:rPr>
        <w:t xml:space="preserve"> 16-17 ans  -ET- au cégep-univ-pas à l’école</w:t>
      </w:r>
      <w:r w:rsidDel="00000000" w:rsidR="00000000" w:rsidRPr="00000000">
        <w:rPr>
          <w:rFonts w:ascii="Cambria" w:cs="Cambria" w:eastAsia="Cambria" w:hAnsi="Cambria"/>
          <w:b w:val="1"/>
          <w:color w:val="0070c0"/>
          <w:sz w:val="24"/>
          <w:szCs w:val="24"/>
          <w:rtl w:val="0"/>
        </w:rPr>
        <w:t xml:space="preserve"> </w:t>
      </w:r>
      <w:r w:rsidDel="00000000" w:rsidR="00000000" w:rsidRPr="00000000">
        <w:rPr>
          <w:rFonts w:ascii="Cambria" w:cs="Cambria" w:eastAsia="Cambria" w:hAnsi="Cambria"/>
          <w:b w:val="1"/>
          <w:color w:val="0070c0"/>
          <w:sz w:val="24"/>
          <w:szCs w:val="24"/>
          <w:u w:val="single"/>
          <w:rtl w:val="0"/>
        </w:rPr>
        <w:t xml:space="preserve">OU</w:t>
      </w:r>
      <w:r w:rsidDel="00000000" w:rsidR="00000000" w:rsidRPr="00000000">
        <w:rPr>
          <w:rFonts w:ascii="Cambria" w:cs="Cambria" w:eastAsia="Cambria" w:hAnsi="Cambria"/>
          <w:b w:val="1"/>
          <w:color w:val="0070c0"/>
          <w:sz w:val="24"/>
          <w:szCs w:val="24"/>
          <w:rtl w:val="0"/>
        </w:rPr>
        <w:t xml:space="preserve"> prénom de l’enfant </w:t>
      </w:r>
      <w:r w:rsidDel="00000000" w:rsidR="00000000" w:rsidRPr="00000000">
        <w:rPr>
          <w:rFonts w:ascii="Cambria" w:cs="Cambria" w:eastAsia="Cambria" w:hAnsi="Cambria"/>
          <w:b w:val="1"/>
          <w:color w:val="0070c0"/>
          <w:sz w:val="24"/>
          <w:szCs w:val="24"/>
          <w:u w:val="single"/>
          <w:rtl w:val="0"/>
        </w:rPr>
        <w:t xml:space="preserve">unique de 16-17 au cégep-univ-pas à l’école</w:t>
      </w:r>
      <w:r w:rsidDel="00000000" w:rsidR="00000000" w:rsidRPr="00000000">
        <w:rPr>
          <w:rFonts w:ascii="Cambria" w:cs="Cambria" w:eastAsia="Cambria" w:hAnsi="Cambria"/>
          <w:color w:val="0070c0"/>
          <w:sz w:val="24"/>
          <w:szCs w:val="24"/>
          <w:rtl w:val="0"/>
        </w:rPr>
        <w:t xml:space="preserve">] </w:t>
      </w:r>
      <w:r w:rsidDel="00000000" w:rsidR="00000000" w:rsidRPr="00000000">
        <w:rPr>
          <w:rFonts w:ascii="Cambria" w:cs="Cambria" w:eastAsia="Cambria" w:hAnsi="Cambria"/>
          <w:sz w:val="24"/>
          <w:szCs w:val="24"/>
          <w:rtl w:val="0"/>
        </w:rPr>
        <w:t xml:space="preserve">has shared information with you and helped you to understand the </w:t>
      </w:r>
      <w:r w:rsidDel="00000000" w:rsidR="00000000" w:rsidRPr="00000000">
        <w:rPr>
          <w:rFonts w:ascii="Cambria" w:cs="Cambria" w:eastAsia="Cambria" w:hAnsi="Cambria"/>
          <w:b w:val="1"/>
          <w:sz w:val="24"/>
          <w:szCs w:val="24"/>
          <w:rtl w:val="0"/>
        </w:rPr>
        <w:t xml:space="preserve">functioning of Quebec society</w:t>
      </w:r>
      <w:r w:rsidDel="00000000" w:rsidR="00000000" w:rsidRPr="00000000">
        <w:rPr>
          <w:rFonts w:ascii="Cambria" w:cs="Cambria" w:eastAsia="Cambria" w:hAnsi="Cambria"/>
          <w:sz w:val="24"/>
          <w:szCs w:val="24"/>
          <w:rtl w:val="0"/>
        </w:rPr>
        <w:t xml:space="preserve"> regarding any of the following subjects?  </w:t>
      </w:r>
      <w:r w:rsidDel="00000000" w:rsidR="00000000" w:rsidRPr="00000000">
        <w:rPr>
          <w:rFonts w:ascii="Cambria" w:cs="Cambria" w:eastAsia="Cambria" w:hAnsi="Cambria"/>
          <w:sz w:val="24"/>
          <w:szCs w:val="24"/>
          <w:highlight w:val="yellow"/>
          <w:rtl w:val="0"/>
        </w:rPr>
        <w:t xml:space="preserve">(VA, inspiré des entrevues avec les intervenants scolaires)</w:t>
      </w:r>
      <w:r w:rsidDel="00000000" w:rsidR="00000000" w:rsidRPr="00000000">
        <w:rPr>
          <w:rtl w:val="0"/>
        </w:rPr>
      </w:r>
    </w:p>
    <w:p w:rsidR="00000000" w:rsidDel="00000000" w:rsidP="00000000" w:rsidRDefault="00000000" w:rsidRPr="00000000" w14:paraId="0000038A">
      <w:pPr>
        <w:spacing w:line="240" w:lineRule="auto"/>
        <w:ind w:left="720" w:firstLine="0"/>
        <w:rPr>
          <w:rFonts w:ascii="Cambria" w:cs="Cambria" w:eastAsia="Cambria" w:hAnsi="Cambria"/>
          <w:color w:val="0000ff"/>
          <w:sz w:val="24"/>
          <w:szCs w:val="24"/>
        </w:rPr>
      </w:pPr>
      <w:r w:rsidDel="00000000" w:rsidR="00000000" w:rsidRPr="00000000">
        <w:rPr>
          <w:rFonts w:ascii="Cambria" w:cs="Cambria" w:eastAsia="Cambria" w:hAnsi="Cambria"/>
          <w:color w:val="0000ff"/>
          <w:sz w:val="24"/>
          <w:szCs w:val="24"/>
          <w:rtl w:val="0"/>
        </w:rPr>
        <w:t xml:space="preserve">-- échelle à 5 points : “Never”, “rarely”, “sometimes”, “often”, “very often”, not applicable</w:t>
      </w:r>
    </w:p>
    <w:p w:rsidR="00000000" w:rsidDel="00000000" w:rsidP="00000000" w:rsidRDefault="00000000" w:rsidRPr="00000000" w14:paraId="0000038B">
      <w:pPr>
        <w:spacing w:line="240" w:lineRule="auto"/>
        <w:ind w:firstLine="720"/>
        <w:rPr>
          <w:rFonts w:ascii="Cambria" w:cs="Cambria" w:eastAsia="Cambria" w:hAnsi="Cambria"/>
          <w:color w:val="0000ff"/>
          <w:sz w:val="24"/>
          <w:szCs w:val="24"/>
        </w:rPr>
      </w:pPr>
      <w:r w:rsidDel="00000000" w:rsidR="00000000" w:rsidRPr="00000000">
        <w:rPr>
          <w:rFonts w:ascii="Cambria" w:cs="Cambria" w:eastAsia="Cambria" w:hAnsi="Cambria"/>
          <w:b w:val="1"/>
          <w:color w:val="0070c0"/>
          <w:sz w:val="24"/>
          <w:szCs w:val="24"/>
          <w:rtl w:val="0"/>
        </w:rPr>
        <w:t xml:space="preserve">[randomize]</w:t>
      </w:r>
      <w:r w:rsidDel="00000000" w:rsidR="00000000" w:rsidRPr="00000000">
        <w:rPr>
          <w:rtl w:val="0"/>
        </w:rPr>
      </w:r>
    </w:p>
    <w:p w:rsidR="00000000" w:rsidDel="00000000" w:rsidP="00000000" w:rsidRDefault="00000000" w:rsidRPr="00000000" w14:paraId="0000038C">
      <w:pPr>
        <w:numPr>
          <w:ilvl w:val="1"/>
          <w:numId w:val="14"/>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Food (meals, lunch box, grocery shopping) </w:t>
      </w:r>
      <w:r w:rsidDel="00000000" w:rsidR="00000000" w:rsidRPr="00000000">
        <w:rPr>
          <w:rtl w:val="0"/>
        </w:rPr>
      </w:r>
    </w:p>
    <w:p w:rsidR="00000000" w:rsidDel="00000000" w:rsidP="00000000" w:rsidRDefault="00000000" w:rsidRPr="00000000" w14:paraId="0000038D">
      <w:pPr>
        <w:numPr>
          <w:ilvl w:val="1"/>
          <w:numId w:val="14"/>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Transports (car, bus, taxi, metro)</w:t>
      </w:r>
    </w:p>
    <w:p w:rsidR="00000000" w:rsidDel="00000000" w:rsidP="00000000" w:rsidRDefault="00000000" w:rsidRPr="00000000" w14:paraId="0000038E">
      <w:pPr>
        <w:numPr>
          <w:ilvl w:val="1"/>
          <w:numId w:val="14"/>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school system (homework, lessons)</w:t>
      </w:r>
    </w:p>
    <w:p w:rsidR="00000000" w:rsidDel="00000000" w:rsidP="00000000" w:rsidRDefault="00000000" w:rsidRPr="00000000" w14:paraId="0000038F">
      <w:pPr>
        <w:numPr>
          <w:ilvl w:val="1"/>
          <w:numId w:val="14"/>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Social relationships (with neighbours, friends, colleagues)</w:t>
      </w:r>
    </w:p>
    <w:p w:rsidR="00000000" w:rsidDel="00000000" w:rsidP="00000000" w:rsidRDefault="00000000" w:rsidRPr="00000000" w14:paraId="00000390">
      <w:pPr>
        <w:numPr>
          <w:ilvl w:val="1"/>
          <w:numId w:val="14"/>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Winter clothing </w:t>
      </w:r>
    </w:p>
    <w:p w:rsidR="00000000" w:rsidDel="00000000" w:rsidP="00000000" w:rsidRDefault="00000000" w:rsidRPr="00000000" w14:paraId="00000391">
      <w:pPr>
        <w:numPr>
          <w:ilvl w:val="1"/>
          <w:numId w:val="14"/>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Jokes and humour </w:t>
      </w:r>
    </w:p>
    <w:p w:rsidR="00000000" w:rsidDel="00000000" w:rsidP="00000000" w:rsidRDefault="00000000" w:rsidRPr="00000000" w14:paraId="00000392">
      <w:pPr>
        <w:numPr>
          <w:ilvl w:val="1"/>
          <w:numId w:val="14"/>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rhythm of life (meal and activity times)</w:t>
      </w:r>
    </w:p>
    <w:p w:rsidR="00000000" w:rsidDel="00000000" w:rsidP="00000000" w:rsidRDefault="00000000" w:rsidRPr="00000000" w14:paraId="00000393">
      <w:pPr>
        <w:numPr>
          <w:ilvl w:val="1"/>
          <w:numId w:val="14"/>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laws of Quebec </w:t>
      </w:r>
    </w:p>
    <w:p w:rsidR="00000000" w:rsidDel="00000000" w:rsidP="00000000" w:rsidRDefault="00000000" w:rsidRPr="00000000" w14:paraId="00000394">
      <w:pPr>
        <w:numPr>
          <w:ilvl w:val="1"/>
          <w:numId w:val="14"/>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Children’s rights </w:t>
      </w:r>
    </w:p>
    <w:p w:rsidR="00000000" w:rsidDel="00000000" w:rsidP="00000000" w:rsidRDefault="00000000" w:rsidRPr="00000000" w14:paraId="00000395">
      <w:pPr>
        <w:numPr>
          <w:ilvl w:val="1"/>
          <w:numId w:val="14"/>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Parental responsibilities</w:t>
      </w:r>
    </w:p>
    <w:p w:rsidR="00000000" w:rsidDel="00000000" w:rsidP="00000000" w:rsidRDefault="00000000" w:rsidRPr="00000000" w14:paraId="00000396">
      <w:pPr>
        <w:numPr>
          <w:ilvl w:val="1"/>
          <w:numId w:val="14"/>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Others: </w:t>
      </w:r>
      <w:r w:rsidDel="00000000" w:rsidR="00000000" w:rsidRPr="00000000">
        <w:rPr>
          <w:rFonts w:ascii="Cambria" w:cs="Cambria" w:eastAsia="Cambria" w:hAnsi="Cambria"/>
          <w:color w:val="0070c0"/>
          <w:sz w:val="24"/>
          <w:szCs w:val="24"/>
          <w:rtl w:val="0"/>
        </w:rPr>
        <w:t xml:space="preserve">[fill in]</w:t>
      </w:r>
      <w:r w:rsidDel="00000000" w:rsidR="00000000" w:rsidRPr="00000000">
        <w:rPr>
          <w:rtl w:val="0"/>
        </w:rPr>
      </w:r>
    </w:p>
    <w:p w:rsidR="00000000" w:rsidDel="00000000" w:rsidP="00000000" w:rsidRDefault="00000000" w:rsidRPr="00000000" w14:paraId="00000397">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98">
      <w:pPr>
        <w:spacing w:line="240" w:lineRule="auto"/>
        <w:rPr>
          <w:rFonts w:ascii="Cambria" w:cs="Cambria" w:eastAsia="Cambria" w:hAnsi="Cambria"/>
          <w:b w:val="1"/>
          <w:color w:val="0070c0"/>
          <w:sz w:val="24"/>
          <w:szCs w:val="24"/>
        </w:rPr>
      </w:pPr>
      <w:r w:rsidDel="00000000" w:rsidR="00000000" w:rsidRPr="00000000">
        <w:rPr>
          <w:rFonts w:ascii="Cambria" w:cs="Cambria" w:eastAsia="Cambria" w:hAnsi="Cambria"/>
          <w:b w:val="1"/>
          <w:color w:val="0070c0"/>
          <w:sz w:val="24"/>
          <w:szCs w:val="24"/>
          <w:rtl w:val="0"/>
        </w:rPr>
        <w:t xml:space="preserve">[nouvelle page]</w:t>
      </w:r>
    </w:p>
    <w:p w:rsidR="00000000" w:rsidDel="00000000" w:rsidP="00000000" w:rsidRDefault="00000000" w:rsidRPr="00000000" w14:paraId="00000399">
      <w:pPr>
        <w:spacing w:line="240" w:lineRule="auto"/>
        <w:rPr>
          <w:rFonts w:ascii="Cambria" w:cs="Cambria" w:eastAsia="Cambria" w:hAnsi="Cambria"/>
          <w:b w:val="1"/>
          <w:color w:val="0070c0"/>
          <w:sz w:val="24"/>
          <w:szCs w:val="24"/>
        </w:rPr>
      </w:pPr>
      <w:r w:rsidDel="00000000" w:rsidR="00000000" w:rsidRPr="00000000">
        <w:rPr>
          <w:rFonts w:ascii="Cambria" w:cs="Cambria" w:eastAsia="Cambria" w:hAnsi="Cambria"/>
          <w:b w:val="1"/>
          <w:color w:val="0070c0"/>
          <w:sz w:val="24"/>
          <w:szCs w:val="24"/>
          <w:rtl w:val="0"/>
        </w:rPr>
        <w:t xml:space="preserve">[condition: SI + que ‘jamais’ à: </w:t>
      </w:r>
      <w:r w:rsidDel="00000000" w:rsidR="00000000" w:rsidRPr="00000000">
        <w:rPr>
          <w:rFonts w:ascii="Cambria" w:cs="Cambria" w:eastAsia="Cambria" w:hAnsi="Cambria"/>
          <w:b w:val="1"/>
          <w:color w:val="0070c0"/>
          <w:sz w:val="24"/>
          <w:szCs w:val="24"/>
          <w:u w:val="single"/>
          <w:rtl w:val="0"/>
        </w:rPr>
        <w:t xml:space="preserve">au moins 1</w:t>
      </w:r>
      <w:r w:rsidDel="00000000" w:rsidR="00000000" w:rsidRPr="00000000">
        <w:rPr>
          <w:rFonts w:ascii="Cambria" w:cs="Cambria" w:eastAsia="Cambria" w:hAnsi="Cambria"/>
          <w:b w:val="1"/>
          <w:color w:val="0070c0"/>
          <w:sz w:val="24"/>
          <w:szCs w:val="24"/>
          <w:rtl w:val="0"/>
        </w:rPr>
        <w:t xml:space="preserve"> des sous-questions, des 3 questions précédentes]</w:t>
      </w:r>
      <w:r w:rsidDel="00000000" w:rsidR="00000000" w:rsidRPr="00000000">
        <w:rPr>
          <w:rtl w:val="0"/>
        </w:rPr>
      </w:r>
    </w:p>
    <w:p w:rsidR="00000000" w:rsidDel="00000000" w:rsidP="00000000" w:rsidRDefault="00000000" w:rsidRPr="00000000" w14:paraId="0000039A">
      <w:pPr>
        <w:numPr>
          <w:ilvl w:val="0"/>
          <w:numId w:val="1"/>
        </w:numPr>
        <w:ind w:left="720" w:hanging="360"/>
        <w:rPr>
          <w:rFonts w:ascii="Cambria" w:cs="Cambria" w:eastAsia="Cambria" w:hAnsi="Cambria"/>
          <w:sz w:val="24"/>
          <w:szCs w:val="24"/>
        </w:rPr>
      </w:pPr>
      <w:r w:rsidDel="00000000" w:rsidR="00000000" w:rsidRPr="00000000">
        <w:rPr>
          <w:rtl w:val="0"/>
        </w:rPr>
        <w:t xml:space="preserve">How much do you agree or disagree with each of the following statements?</w:t>
      </w:r>
      <w:r w:rsidDel="00000000" w:rsidR="00000000" w:rsidRPr="00000000">
        <w:rPr>
          <w:rtl w:val="0"/>
        </w:rPr>
      </w:r>
    </w:p>
    <w:p w:rsidR="00000000" w:rsidDel="00000000" w:rsidP="00000000" w:rsidRDefault="00000000" w:rsidRPr="00000000" w14:paraId="0000039B">
      <w:pPr>
        <w:spacing w:line="240" w:lineRule="auto"/>
        <w:ind w:left="720" w:firstLine="0"/>
        <w:rPr>
          <w:rFonts w:ascii="Cambria" w:cs="Cambria" w:eastAsia="Cambria" w:hAnsi="Cambria"/>
          <w:sz w:val="24"/>
          <w:szCs w:val="24"/>
          <w:highlight w:val="yellow"/>
        </w:rPr>
      </w:pPr>
      <w:r w:rsidDel="00000000" w:rsidR="00000000" w:rsidRPr="00000000">
        <w:rPr>
          <w:rFonts w:ascii="Cambria" w:cs="Cambria" w:eastAsia="Cambria" w:hAnsi="Cambria"/>
          <w:sz w:val="24"/>
          <w:szCs w:val="24"/>
          <w:highlight w:val="yellow"/>
          <w:rtl w:val="0"/>
        </w:rPr>
        <w:t xml:space="preserve">(VA, basé sur les entrevues avec les intervenants scolaires, réaction des parents à l’aide des enfants)</w:t>
      </w:r>
    </w:p>
    <w:p w:rsidR="00000000" w:rsidDel="00000000" w:rsidP="00000000" w:rsidRDefault="00000000" w:rsidRPr="00000000" w14:paraId="0000039C">
      <w:pPr>
        <w:ind w:left="720" w:firstLine="0"/>
        <w:rPr>
          <w:rFonts w:ascii="Cambria" w:cs="Cambria" w:eastAsia="Cambria" w:hAnsi="Cambria"/>
          <w:color w:val="0000ff"/>
          <w:sz w:val="24"/>
          <w:szCs w:val="24"/>
        </w:rPr>
      </w:pPr>
      <w:r w:rsidDel="00000000" w:rsidR="00000000" w:rsidRPr="00000000">
        <w:rPr>
          <w:rFonts w:ascii="Cambria" w:cs="Cambria" w:eastAsia="Cambria" w:hAnsi="Cambria"/>
          <w:color w:val="0000ff"/>
          <w:sz w:val="24"/>
          <w:szCs w:val="24"/>
          <w:rtl w:val="0"/>
        </w:rPr>
        <w:t xml:space="preserve">-- échelle à </w:t>
      </w:r>
      <w:r w:rsidDel="00000000" w:rsidR="00000000" w:rsidRPr="00000000">
        <w:rPr>
          <w:rFonts w:ascii="Cambria" w:cs="Cambria" w:eastAsia="Cambria" w:hAnsi="Cambria"/>
          <w:color w:val="0000ff"/>
          <w:sz w:val="24"/>
          <w:szCs w:val="24"/>
          <w:shd w:fill="c9daf8" w:val="clear"/>
          <w:rtl w:val="0"/>
        </w:rPr>
        <w:t xml:space="preserve">6 pts?</w:t>
      </w:r>
      <w:r w:rsidDel="00000000" w:rsidR="00000000" w:rsidRPr="00000000">
        <w:rPr>
          <w:rFonts w:ascii="Cambria" w:cs="Cambria" w:eastAsia="Cambria" w:hAnsi="Cambria"/>
          <w:color w:val="0000ff"/>
          <w:sz w:val="24"/>
          <w:szCs w:val="24"/>
          <w:rtl w:val="0"/>
        </w:rPr>
        <w:t xml:space="preserve">:  “completely disagree”,“mostly disagree”, “slightly disagree”,“slightly agree”, “mostly agree”, “completely agree”</w:t>
      </w:r>
    </w:p>
    <w:p w:rsidR="00000000" w:rsidDel="00000000" w:rsidP="00000000" w:rsidRDefault="00000000" w:rsidRPr="00000000" w14:paraId="0000039D">
      <w:pPr>
        <w:spacing w:line="240" w:lineRule="auto"/>
        <w:ind w:firstLine="720"/>
        <w:rPr>
          <w:rFonts w:ascii="Cambria" w:cs="Cambria" w:eastAsia="Cambria" w:hAnsi="Cambria"/>
          <w:sz w:val="24"/>
          <w:szCs w:val="24"/>
        </w:rPr>
      </w:pPr>
      <w:r w:rsidDel="00000000" w:rsidR="00000000" w:rsidRPr="00000000">
        <w:rPr>
          <w:rFonts w:ascii="Cambria" w:cs="Cambria" w:eastAsia="Cambria" w:hAnsi="Cambria"/>
          <w:b w:val="1"/>
          <w:color w:val="3d85c6"/>
          <w:sz w:val="24"/>
          <w:szCs w:val="24"/>
          <w:rtl w:val="0"/>
        </w:rPr>
        <w:t xml:space="preserve">[**randomize the statements]</w:t>
      </w:r>
      <w:r w:rsidDel="00000000" w:rsidR="00000000" w:rsidRPr="00000000">
        <w:rPr>
          <w:rtl w:val="0"/>
        </w:rPr>
      </w:r>
    </w:p>
    <w:p w:rsidR="00000000" w:rsidDel="00000000" w:rsidP="00000000" w:rsidRDefault="00000000" w:rsidRPr="00000000" w14:paraId="0000039E">
      <w:pPr>
        <w:numPr>
          <w:ilvl w:val="0"/>
          <w:numId w:val="9"/>
        </w:numPr>
        <w:spacing w:line="240" w:lineRule="auto"/>
        <w:ind w:left="1133.858267716535"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My child feels proud to be able to help me.</w:t>
      </w:r>
    </w:p>
    <w:p w:rsidR="00000000" w:rsidDel="00000000" w:rsidP="00000000" w:rsidRDefault="00000000" w:rsidRPr="00000000" w14:paraId="0000039F">
      <w:pPr>
        <w:numPr>
          <w:ilvl w:val="0"/>
          <w:numId w:val="9"/>
        </w:numPr>
        <w:spacing w:line="240" w:lineRule="auto"/>
        <w:ind w:left="1133.858267716535"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My child would prefer not to have to help me.</w:t>
      </w:r>
    </w:p>
    <w:p w:rsidR="00000000" w:rsidDel="00000000" w:rsidP="00000000" w:rsidRDefault="00000000" w:rsidRPr="00000000" w14:paraId="000003A0">
      <w:pPr>
        <w:numPr>
          <w:ilvl w:val="0"/>
          <w:numId w:val="9"/>
        </w:numPr>
        <w:spacing w:line="240" w:lineRule="auto"/>
        <w:ind w:left="1133.858267716535"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an ideal world, I would like my child not to have to help me as much.</w:t>
      </w:r>
    </w:p>
    <w:p w:rsidR="00000000" w:rsidDel="00000000" w:rsidP="00000000" w:rsidRDefault="00000000" w:rsidRPr="00000000" w14:paraId="000003A1">
      <w:pPr>
        <w:numPr>
          <w:ilvl w:val="0"/>
          <w:numId w:val="9"/>
        </w:numPr>
        <w:spacing w:line="240" w:lineRule="auto"/>
        <w:ind w:left="1133.858267716535"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My child is in a position of power over me, because he knows more about Quebec than me.</w:t>
      </w:r>
      <w:r w:rsidDel="00000000" w:rsidR="00000000" w:rsidRPr="00000000">
        <w:rPr>
          <w:rtl w:val="0"/>
        </w:rPr>
      </w:r>
    </w:p>
    <w:p w:rsidR="00000000" w:rsidDel="00000000" w:rsidP="00000000" w:rsidRDefault="00000000" w:rsidRPr="00000000" w14:paraId="000003A2">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A3">
      <w:pPr>
        <w:rPr>
          <w:rFonts w:ascii="Cambria" w:cs="Cambria" w:eastAsia="Cambria" w:hAnsi="Cambri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A4">
      <w:pPr>
        <w:spacing w:line="240" w:lineRule="auto"/>
        <w:rPr>
          <w:rFonts w:ascii="Cambria" w:cs="Cambria" w:eastAsia="Cambria" w:hAnsi="Cambria"/>
          <w:b w:val="1"/>
          <w:sz w:val="24"/>
          <w:szCs w:val="24"/>
          <w:highlight w:val="yellow"/>
          <w:u w:val="single"/>
        </w:rPr>
      </w:pPr>
      <w:r w:rsidDel="00000000" w:rsidR="00000000" w:rsidRPr="00000000">
        <w:rPr>
          <w:rFonts w:ascii="Cambria" w:cs="Cambria" w:eastAsia="Cambria" w:hAnsi="Cambria"/>
          <w:b w:val="1"/>
          <w:sz w:val="24"/>
          <w:szCs w:val="24"/>
          <w:highlight w:val="yellow"/>
          <w:u w:val="single"/>
          <w:rtl w:val="0"/>
        </w:rPr>
        <w:t xml:space="preserve">-----------------------------------------------------------------------------------------------------------------</w:t>
      </w:r>
    </w:p>
    <w:p w:rsidR="00000000" w:rsidDel="00000000" w:rsidP="00000000" w:rsidRDefault="00000000" w:rsidRPr="00000000" w14:paraId="000003A5">
      <w:pPr>
        <w:spacing w:line="240" w:lineRule="auto"/>
        <w:rPr>
          <w:rFonts w:ascii="Cambria" w:cs="Cambria" w:eastAsia="Cambria" w:hAnsi="Cambria"/>
          <w:b w:val="1"/>
          <w:sz w:val="24"/>
          <w:szCs w:val="24"/>
          <w:highlight w:val="cyan"/>
          <w:u w:val="single"/>
        </w:rPr>
      </w:pPr>
      <w:r w:rsidDel="00000000" w:rsidR="00000000" w:rsidRPr="00000000">
        <w:rPr>
          <w:rFonts w:ascii="Cambria" w:cs="Cambria" w:eastAsia="Cambria" w:hAnsi="Cambria"/>
          <w:b w:val="1"/>
          <w:sz w:val="24"/>
          <w:szCs w:val="24"/>
          <w:highlight w:val="cyan"/>
          <w:u w:val="single"/>
          <w:rtl w:val="0"/>
        </w:rPr>
        <w:t xml:space="preserve">*** Batterie AIDE</w:t>
      </w:r>
    </w:p>
    <w:p w:rsidR="00000000" w:rsidDel="00000000" w:rsidP="00000000" w:rsidRDefault="00000000" w:rsidRPr="00000000" w14:paraId="000003A6">
      <w:pPr>
        <w:spacing w:line="240" w:lineRule="auto"/>
        <w:rPr>
          <w:rFonts w:ascii="Cambria" w:cs="Cambria" w:eastAsia="Cambria" w:hAnsi="Cambria"/>
          <w:b w:val="1"/>
          <w:sz w:val="24"/>
          <w:szCs w:val="24"/>
          <w:highlight w:val="cyan"/>
          <w:u w:val="single"/>
        </w:rPr>
      </w:pPr>
      <w:r w:rsidDel="00000000" w:rsidR="00000000" w:rsidRPr="00000000">
        <w:rPr>
          <w:rFonts w:ascii="Cambria" w:cs="Cambria" w:eastAsia="Cambria" w:hAnsi="Cambria"/>
          <w:b w:val="1"/>
          <w:color w:val="980000"/>
          <w:sz w:val="36"/>
          <w:szCs w:val="36"/>
          <w:highlight w:val="cyan"/>
          <w:u w:val="single"/>
          <w:rtl w:val="0"/>
        </w:rPr>
        <w:t xml:space="preserve">OBLIGATOIRE</w:t>
      </w:r>
      <w:r w:rsidDel="00000000" w:rsidR="00000000" w:rsidRPr="00000000">
        <w:rPr>
          <w:rFonts w:ascii="Cambria" w:cs="Cambria" w:eastAsia="Cambria" w:hAnsi="Cambria"/>
          <w:b w:val="1"/>
          <w:sz w:val="24"/>
          <w:szCs w:val="24"/>
          <w:highlight w:val="cyan"/>
          <w:u w:val="single"/>
          <w:rtl w:val="0"/>
        </w:rPr>
        <w:t xml:space="preserve"> : POUR </w:t>
      </w:r>
      <w:r w:rsidDel="00000000" w:rsidR="00000000" w:rsidRPr="00000000">
        <w:rPr>
          <w:rFonts w:ascii="Cambria" w:cs="Cambria" w:eastAsia="Cambria" w:hAnsi="Cambria"/>
          <w:b w:val="1"/>
          <w:color w:val="ff00ff"/>
          <w:sz w:val="30"/>
          <w:szCs w:val="30"/>
          <w:highlight w:val="cyan"/>
          <w:u w:val="single"/>
          <w:rtl w:val="0"/>
        </w:rPr>
        <w:t xml:space="preserve">LES 18 ans &amp; +</w:t>
      </w:r>
      <w:r w:rsidDel="00000000" w:rsidR="00000000" w:rsidRPr="00000000">
        <w:rPr>
          <w:rtl w:val="0"/>
        </w:rPr>
      </w:r>
    </w:p>
    <w:p w:rsidR="00000000" w:rsidDel="00000000" w:rsidP="00000000" w:rsidRDefault="00000000" w:rsidRPr="00000000" w14:paraId="000003A7">
      <w:pPr>
        <w:spacing w:line="240" w:lineRule="auto"/>
        <w:rPr>
          <w:rFonts w:ascii="Cambria" w:cs="Cambria" w:eastAsia="Cambria" w:hAnsi="Cambria"/>
          <w:b w:val="1"/>
          <w:sz w:val="24"/>
          <w:szCs w:val="24"/>
          <w:highlight w:val="yellow"/>
          <w:u w:val="single"/>
        </w:rPr>
      </w:pPr>
      <w:r w:rsidDel="00000000" w:rsidR="00000000" w:rsidRPr="00000000">
        <w:rPr>
          <w:rtl w:val="0"/>
        </w:rPr>
      </w:r>
    </w:p>
    <w:p w:rsidR="00000000" w:rsidDel="00000000" w:rsidP="00000000" w:rsidRDefault="00000000" w:rsidRPr="00000000" w14:paraId="000003A8">
      <w:pPr>
        <w:spacing w:line="240" w:lineRule="auto"/>
        <w:rPr>
          <w:rFonts w:ascii="Cambria" w:cs="Cambria" w:eastAsia="Cambria" w:hAnsi="Cambria"/>
          <w:b w:val="1"/>
          <w:color w:val="0070c0"/>
          <w:sz w:val="24"/>
          <w:szCs w:val="24"/>
          <w:u w:val="single"/>
        </w:rPr>
      </w:pPr>
      <w:r w:rsidDel="00000000" w:rsidR="00000000" w:rsidRPr="00000000">
        <w:rPr>
          <w:rFonts w:ascii="Cambria" w:cs="Cambria" w:eastAsia="Cambria" w:hAnsi="Cambria"/>
          <w:b w:val="1"/>
          <w:color w:val="0070c0"/>
          <w:sz w:val="24"/>
          <w:szCs w:val="24"/>
          <w:u w:val="single"/>
          <w:rtl w:val="0"/>
        </w:rPr>
        <w:t xml:space="preserve">[SI 1 enfant de 18 ans ou plus - qui habite avec eux]</w:t>
      </w:r>
    </w:p>
    <w:p w:rsidR="00000000" w:rsidDel="00000000" w:rsidP="00000000" w:rsidRDefault="00000000" w:rsidRPr="00000000" w14:paraId="000003A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Thinking of your child who is </w:t>
      </w:r>
      <w:r w:rsidDel="00000000" w:rsidR="00000000" w:rsidRPr="00000000">
        <w:rPr>
          <w:rFonts w:ascii="Cambria" w:cs="Cambria" w:eastAsia="Cambria" w:hAnsi="Cambria"/>
          <w:b w:val="1"/>
          <w:sz w:val="24"/>
          <w:szCs w:val="24"/>
          <w:rtl w:val="0"/>
        </w:rPr>
        <w:t xml:space="preserve">18 years or older </w:t>
      </w:r>
      <w:r w:rsidDel="00000000" w:rsidR="00000000" w:rsidRPr="00000000">
        <w:rPr>
          <w:rFonts w:ascii="Cambria" w:cs="Cambria" w:eastAsia="Cambria" w:hAnsi="Cambria"/>
          <w:sz w:val="24"/>
          <w:szCs w:val="24"/>
          <w:rtl w:val="0"/>
        </w:rPr>
        <w:t xml:space="preserve">who lives with you:</w:t>
      </w:r>
    </w:p>
    <w:p w:rsidR="00000000" w:rsidDel="00000000" w:rsidP="00000000" w:rsidRDefault="00000000" w:rsidRPr="00000000" w14:paraId="000003AA">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AB">
      <w:pPr>
        <w:pStyle w:val="Heading2"/>
        <w:spacing w:after="0" w:before="0" w:line="240" w:lineRule="auto"/>
        <w:rPr>
          <w:rFonts w:ascii="Cambria" w:cs="Cambria" w:eastAsia="Cambria" w:hAnsi="Cambria"/>
          <w:b w:val="1"/>
          <w:color w:val="0070c0"/>
          <w:sz w:val="28"/>
          <w:szCs w:val="28"/>
        </w:rPr>
      </w:pPr>
      <w:bookmarkStart w:colFirst="0" w:colLast="0" w:name="_heading=h.f7fkmafrs4n4" w:id="33"/>
      <w:bookmarkEnd w:id="33"/>
      <w:r w:rsidDel="00000000" w:rsidR="00000000" w:rsidRPr="00000000">
        <w:rPr>
          <w:rFonts w:ascii="Cambria" w:cs="Cambria" w:eastAsia="Cambria" w:hAnsi="Cambria"/>
          <w:b w:val="1"/>
          <w:color w:val="0070c0"/>
          <w:sz w:val="28"/>
          <w:szCs w:val="28"/>
          <w:rtl w:val="0"/>
        </w:rPr>
        <w:t xml:space="preserve">[</w:t>
      </w:r>
      <w:r w:rsidDel="00000000" w:rsidR="00000000" w:rsidRPr="00000000">
        <w:rPr>
          <w:rFonts w:ascii="Cambria" w:cs="Cambria" w:eastAsia="Cambria" w:hAnsi="Cambria"/>
          <w:b w:val="1"/>
          <w:color w:val="38761d"/>
          <w:sz w:val="28"/>
          <w:szCs w:val="28"/>
          <w:u w:val="single"/>
          <w:rtl w:val="0"/>
        </w:rPr>
        <w:t xml:space="preserve">SI</w:t>
      </w:r>
      <w:r w:rsidDel="00000000" w:rsidR="00000000" w:rsidRPr="00000000">
        <w:rPr>
          <w:rFonts w:ascii="Cambria" w:cs="Cambria" w:eastAsia="Cambria" w:hAnsi="Cambria"/>
          <w:b w:val="1"/>
          <w:color w:val="38761d"/>
          <w:sz w:val="28"/>
          <w:szCs w:val="28"/>
          <w:rtl w:val="0"/>
        </w:rPr>
        <w:t xml:space="preserve"> </w:t>
      </w:r>
      <w:r w:rsidDel="00000000" w:rsidR="00000000" w:rsidRPr="00000000">
        <w:rPr>
          <w:rFonts w:ascii="Cambria" w:cs="Cambria" w:eastAsia="Cambria" w:hAnsi="Cambria"/>
          <w:b w:val="1"/>
          <w:color w:val="0070c0"/>
          <w:sz w:val="28"/>
          <w:szCs w:val="28"/>
          <w:u w:val="single"/>
          <w:rtl w:val="0"/>
        </w:rPr>
        <w:t xml:space="preserve">plus que 1</w:t>
      </w:r>
      <w:r w:rsidDel="00000000" w:rsidR="00000000" w:rsidRPr="00000000">
        <w:rPr>
          <w:rFonts w:ascii="Cambria" w:cs="Cambria" w:eastAsia="Cambria" w:hAnsi="Cambria"/>
          <w:b w:val="1"/>
          <w:color w:val="0070c0"/>
          <w:sz w:val="28"/>
          <w:szCs w:val="28"/>
          <w:rtl w:val="0"/>
        </w:rPr>
        <w:t xml:space="preserve"> enfant-adulte de 18 ans ou + qui habite avec eux] </w:t>
      </w:r>
    </w:p>
    <w:p w:rsidR="00000000" w:rsidDel="00000000" w:rsidP="00000000" w:rsidRDefault="00000000" w:rsidRPr="00000000" w14:paraId="000003AC">
      <w:pPr>
        <w:rPr/>
      </w:pPr>
      <w:r w:rsidDel="00000000" w:rsidR="00000000" w:rsidRPr="00000000">
        <w:rPr>
          <w:rFonts w:ascii="Cambria" w:cs="Cambria" w:eastAsia="Cambria" w:hAnsi="Cambria"/>
          <w:sz w:val="24"/>
          <w:szCs w:val="24"/>
          <w:rtl w:val="0"/>
        </w:rPr>
        <w:t xml:space="preserve">Thinking of your child who is </w:t>
      </w:r>
      <w:r w:rsidDel="00000000" w:rsidR="00000000" w:rsidRPr="00000000">
        <w:rPr>
          <w:rFonts w:ascii="Cambria" w:cs="Cambria" w:eastAsia="Cambria" w:hAnsi="Cambria"/>
          <w:b w:val="1"/>
          <w:sz w:val="24"/>
          <w:szCs w:val="24"/>
          <w:rtl w:val="0"/>
        </w:rPr>
        <w:t xml:space="preserve">18 years or older </w:t>
      </w:r>
      <w:r w:rsidDel="00000000" w:rsidR="00000000" w:rsidRPr="00000000">
        <w:rPr>
          <w:rFonts w:ascii="Cambria" w:cs="Cambria" w:eastAsia="Cambria" w:hAnsi="Cambria"/>
          <w:sz w:val="24"/>
          <w:szCs w:val="24"/>
          <w:rtl w:val="0"/>
        </w:rPr>
        <w:t xml:space="preserve">and</w:t>
      </w:r>
      <w:r w:rsidDel="00000000" w:rsidR="00000000" w:rsidRPr="00000000">
        <w:rPr>
          <w:rFonts w:ascii="Cambria" w:cs="Cambria" w:eastAsia="Cambria" w:hAnsi="Cambria"/>
          <w:b w:val="1"/>
          <w:sz w:val="24"/>
          <w:szCs w:val="24"/>
          <w:rtl w:val="0"/>
        </w:rPr>
        <w:t xml:space="preserve"> </w:t>
      </w:r>
      <w:r w:rsidDel="00000000" w:rsidR="00000000" w:rsidRPr="00000000">
        <w:rPr>
          <w:rFonts w:ascii="Cambria" w:cs="Cambria" w:eastAsia="Cambria" w:hAnsi="Cambria"/>
          <w:sz w:val="24"/>
          <w:szCs w:val="24"/>
          <w:rtl w:val="0"/>
        </w:rPr>
        <w:t xml:space="preserve">who spends the most time with you</w:t>
      </w:r>
      <w:r w:rsidDel="00000000" w:rsidR="00000000" w:rsidRPr="00000000">
        <w:rPr>
          <w:rFonts w:ascii="Cambria" w:cs="Cambria" w:eastAsia="Cambria" w:hAnsi="Cambria"/>
          <w:sz w:val="24"/>
          <w:szCs w:val="24"/>
          <w:rtl w:val="0"/>
        </w:rPr>
        <w:t xml:space="preserve">:</w:t>
      </w:r>
      <w:r w:rsidDel="00000000" w:rsidR="00000000" w:rsidRPr="00000000">
        <w:rPr>
          <w:rtl w:val="0"/>
        </w:rPr>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numPr>
          <w:ilvl w:val="0"/>
          <w:numId w:val="54"/>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What is his/her first name : </w:t>
      </w:r>
      <w:r w:rsidDel="00000000" w:rsidR="00000000" w:rsidRPr="00000000">
        <w:rPr>
          <w:rFonts w:ascii="Cambria" w:cs="Cambria" w:eastAsia="Cambria" w:hAnsi="Cambria"/>
          <w:color w:val="0070c0"/>
          <w:sz w:val="24"/>
          <w:szCs w:val="24"/>
          <w:rtl w:val="0"/>
        </w:rPr>
        <w:t xml:space="preserve">[fill in box]</w:t>
      </w:r>
      <w:r w:rsidDel="00000000" w:rsidR="00000000" w:rsidRPr="00000000">
        <w:rPr>
          <w:rtl w:val="0"/>
        </w:rPr>
      </w:r>
    </w:p>
    <w:p w:rsidR="00000000" w:rsidDel="00000000" w:rsidP="00000000" w:rsidRDefault="00000000" w:rsidRPr="00000000" w14:paraId="000003AF">
      <w:pPr>
        <w:numPr>
          <w:ilvl w:val="0"/>
          <w:numId w:val="54"/>
        </w:numPr>
        <w:spacing w:line="240" w:lineRule="auto"/>
        <w:ind w:left="720" w:hanging="360"/>
        <w:rPr>
          <w:rFonts w:ascii="Cambria" w:cs="Cambria" w:eastAsia="Cambria" w:hAnsi="Cambria"/>
          <w:color w:val="0070c0"/>
          <w:sz w:val="24"/>
          <w:szCs w:val="24"/>
        </w:rPr>
      </w:pPr>
      <w:r w:rsidDel="00000000" w:rsidR="00000000" w:rsidRPr="00000000">
        <w:rPr>
          <w:rFonts w:ascii="Cambria" w:cs="Cambria" w:eastAsia="Cambria" w:hAnsi="Cambria"/>
          <w:sz w:val="24"/>
          <w:szCs w:val="24"/>
          <w:rtl w:val="0"/>
        </w:rPr>
        <w:t xml:space="preserve">What is his/her gender  : </w:t>
      </w:r>
      <w:r w:rsidDel="00000000" w:rsidR="00000000" w:rsidRPr="00000000">
        <w:rPr>
          <w:rFonts w:ascii="Cambria" w:cs="Cambria" w:eastAsia="Cambria" w:hAnsi="Cambria"/>
          <w:color w:val="0070c0"/>
          <w:sz w:val="24"/>
          <w:szCs w:val="24"/>
          <w:rtl w:val="0"/>
        </w:rPr>
        <w:t xml:space="preserve">[choices : man</w:t>
      </w:r>
      <w:r w:rsidDel="00000000" w:rsidR="00000000" w:rsidRPr="00000000">
        <w:rPr>
          <w:rFonts w:ascii="Cambria" w:cs="Cambria" w:eastAsia="Cambria" w:hAnsi="Cambria"/>
          <w:color w:val="0070c0"/>
          <w:sz w:val="24"/>
          <w:szCs w:val="24"/>
          <w:rtl w:val="0"/>
        </w:rPr>
        <w:t xml:space="preserve">, woman, other</w:t>
      </w:r>
      <w:r w:rsidDel="00000000" w:rsidR="00000000" w:rsidRPr="00000000">
        <w:rPr>
          <w:rFonts w:ascii="Cambria" w:cs="Cambria" w:eastAsia="Cambria" w:hAnsi="Cambria"/>
          <w:color w:val="0070c0"/>
          <w:sz w:val="24"/>
          <w:szCs w:val="24"/>
          <w:rtl w:val="0"/>
        </w:rPr>
        <w:t xml:space="preserve">]</w:t>
      </w:r>
    </w:p>
    <w:p w:rsidR="00000000" w:rsidDel="00000000" w:rsidP="00000000" w:rsidRDefault="00000000" w:rsidRPr="00000000" w14:paraId="000003B0">
      <w:pPr>
        <w:numPr>
          <w:ilvl w:val="0"/>
          <w:numId w:val="54"/>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What is his/her year of birth : </w:t>
      </w:r>
      <w:r w:rsidDel="00000000" w:rsidR="00000000" w:rsidRPr="00000000">
        <w:rPr>
          <w:rFonts w:ascii="Cambria" w:cs="Cambria" w:eastAsia="Cambria" w:hAnsi="Cambria"/>
          <w:color w:val="0070c0"/>
          <w:sz w:val="24"/>
          <w:szCs w:val="24"/>
          <w:rtl w:val="0"/>
        </w:rPr>
        <w:t xml:space="preserve">[drop down menu – </w:t>
      </w:r>
      <w:r w:rsidDel="00000000" w:rsidR="00000000" w:rsidRPr="00000000">
        <w:rPr>
          <w:rFonts w:ascii="Cambria" w:cs="Cambria" w:eastAsia="Cambria" w:hAnsi="Cambria"/>
          <w:color w:val="0070c0"/>
          <w:sz w:val="24"/>
          <w:szCs w:val="24"/>
          <w:rtl w:val="0"/>
        </w:rPr>
        <w:t xml:space="preserve">2000 à 2024 (2024 en haut</w:t>
      </w:r>
      <w:r w:rsidDel="00000000" w:rsidR="00000000" w:rsidRPr="00000000">
        <w:rPr>
          <w:rFonts w:ascii="Cambria" w:cs="Cambria" w:eastAsia="Cambria" w:hAnsi="Cambria"/>
          <w:color w:val="0070c0"/>
          <w:sz w:val="24"/>
          <w:szCs w:val="24"/>
          <w:rtl w:val="0"/>
        </w:rPr>
        <w:t xml:space="preserve">)]</w:t>
      </w:r>
      <w:r w:rsidDel="00000000" w:rsidR="00000000" w:rsidRPr="00000000">
        <w:rPr>
          <w:rtl w:val="0"/>
        </w:rPr>
      </w:r>
    </w:p>
    <w:p w:rsidR="00000000" w:rsidDel="00000000" w:rsidP="00000000" w:rsidRDefault="00000000" w:rsidRPr="00000000" w14:paraId="000003B1">
      <w:pPr>
        <w:numPr>
          <w:ilvl w:val="0"/>
          <w:numId w:val="54"/>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What is his/her place of birth: </w:t>
      </w:r>
    </w:p>
    <w:p w:rsidR="00000000" w:rsidDel="00000000" w:rsidP="00000000" w:rsidRDefault="00000000" w:rsidRPr="00000000" w14:paraId="000003B2">
      <w:pPr>
        <w:numPr>
          <w:ilvl w:val="1"/>
          <w:numId w:val="54"/>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Born in Quebec</w:t>
      </w:r>
    </w:p>
    <w:p w:rsidR="00000000" w:rsidDel="00000000" w:rsidP="00000000" w:rsidRDefault="00000000" w:rsidRPr="00000000" w14:paraId="000003B3">
      <w:pPr>
        <w:numPr>
          <w:ilvl w:val="1"/>
          <w:numId w:val="54"/>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Born elsewhere in Canada</w:t>
      </w:r>
    </w:p>
    <w:p w:rsidR="00000000" w:rsidDel="00000000" w:rsidP="00000000" w:rsidRDefault="00000000" w:rsidRPr="00000000" w14:paraId="000003B4">
      <w:pPr>
        <w:numPr>
          <w:ilvl w:val="1"/>
          <w:numId w:val="54"/>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Born in another country</w:t>
      </w:r>
    </w:p>
    <w:p w:rsidR="00000000" w:rsidDel="00000000" w:rsidP="00000000" w:rsidRDefault="00000000" w:rsidRPr="00000000" w14:paraId="000003B5">
      <w:pPr>
        <w:spacing w:line="240" w:lineRule="auto"/>
        <w:ind w:left="720" w:firstLine="0"/>
        <w:rPr>
          <w:rFonts w:ascii="Cambria" w:cs="Cambria" w:eastAsia="Cambria" w:hAnsi="Cambria"/>
          <w:color w:val="0070c0"/>
          <w:sz w:val="24"/>
          <w:szCs w:val="24"/>
        </w:rPr>
      </w:pPr>
      <w:r w:rsidDel="00000000" w:rsidR="00000000" w:rsidRPr="00000000">
        <w:rPr>
          <w:rFonts w:ascii="Cambria" w:cs="Cambria" w:eastAsia="Cambria" w:hAnsi="Cambria"/>
          <w:color w:val="0070c0"/>
          <w:sz w:val="24"/>
          <w:szCs w:val="24"/>
          <w:rtl w:val="0"/>
        </w:rPr>
        <w:t xml:space="preserve">[si né dans autre pays]</w:t>
      </w:r>
    </w:p>
    <w:p w:rsidR="00000000" w:rsidDel="00000000" w:rsidP="00000000" w:rsidRDefault="00000000" w:rsidRPr="00000000" w14:paraId="000003B6">
      <w:pPr>
        <w:spacing w:line="240" w:lineRule="auto"/>
        <w:ind w:firstLine="720"/>
        <w:rPr>
          <w:rFonts w:ascii="Cambria" w:cs="Cambria" w:eastAsia="Cambria" w:hAnsi="Cambria"/>
          <w:color w:val="0070c0"/>
          <w:sz w:val="24"/>
          <w:szCs w:val="24"/>
        </w:rPr>
      </w:pPr>
      <w:r w:rsidDel="00000000" w:rsidR="00000000" w:rsidRPr="00000000">
        <w:rPr>
          <w:rFonts w:ascii="Cambria" w:cs="Cambria" w:eastAsia="Cambria" w:hAnsi="Cambria"/>
          <w:sz w:val="24"/>
          <w:szCs w:val="24"/>
          <w:rtl w:val="0"/>
        </w:rPr>
        <w:t xml:space="preserve">In what year did your child arrive in Quebec : </w:t>
      </w:r>
      <w:r w:rsidDel="00000000" w:rsidR="00000000" w:rsidRPr="00000000">
        <w:rPr>
          <w:rFonts w:ascii="Cambria" w:cs="Cambria" w:eastAsia="Cambria" w:hAnsi="Cambria"/>
          <w:color w:val="0070c0"/>
          <w:sz w:val="24"/>
          <w:szCs w:val="24"/>
          <w:rtl w:val="0"/>
        </w:rPr>
        <w:t xml:space="preserve">[drop down– 2000 à 2024 (en haut)]</w:t>
      </w:r>
    </w:p>
    <w:p w:rsidR="00000000" w:rsidDel="00000000" w:rsidP="00000000" w:rsidRDefault="00000000" w:rsidRPr="00000000" w14:paraId="000003B7">
      <w:pPr>
        <w:spacing w:line="240" w:lineRule="auto"/>
        <w:ind w:firstLine="720"/>
        <w:rPr>
          <w:rFonts w:ascii="Cambria" w:cs="Cambria" w:eastAsia="Cambria" w:hAnsi="Cambria"/>
          <w:color w:val="0070c0"/>
          <w:sz w:val="24"/>
          <w:szCs w:val="24"/>
        </w:rPr>
      </w:pPr>
      <w:r w:rsidDel="00000000" w:rsidR="00000000" w:rsidRPr="00000000">
        <w:rPr>
          <w:rtl w:val="0"/>
        </w:rPr>
      </w:r>
    </w:p>
    <w:p w:rsidR="00000000" w:rsidDel="00000000" w:rsidP="00000000" w:rsidRDefault="00000000" w:rsidRPr="00000000" w14:paraId="000003B8">
      <w:pPr>
        <w:numPr>
          <w:ilvl w:val="0"/>
          <w:numId w:val="29"/>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What is the </w:t>
      </w:r>
      <w:r w:rsidDel="00000000" w:rsidR="00000000" w:rsidRPr="00000000">
        <w:rPr>
          <w:rFonts w:ascii="Cambria" w:cs="Cambria" w:eastAsia="Cambria" w:hAnsi="Cambria"/>
          <w:b w:val="1"/>
          <w:sz w:val="24"/>
          <w:szCs w:val="24"/>
          <w:rtl w:val="0"/>
        </w:rPr>
        <w:t xml:space="preserve">principal occupation</w:t>
      </w:r>
      <w:r w:rsidDel="00000000" w:rsidR="00000000" w:rsidRPr="00000000">
        <w:rPr>
          <w:rFonts w:ascii="Cambria" w:cs="Cambria" w:eastAsia="Cambria" w:hAnsi="Cambria"/>
          <w:sz w:val="24"/>
          <w:szCs w:val="24"/>
          <w:rtl w:val="0"/>
        </w:rPr>
        <w:t xml:space="preserve"> of your child</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color w:val="0070c0"/>
          <w:sz w:val="20"/>
          <w:szCs w:val="20"/>
          <w:rtl w:val="0"/>
        </w:rPr>
        <w:t xml:space="preserve">drop down menu</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3B9">
      <w:pPr>
        <w:numPr>
          <w:ilvl w:val="2"/>
          <w:numId w:val="29"/>
        </w:numPr>
        <w:spacing w:line="276" w:lineRule="auto"/>
        <w:ind w:left="2160" w:hanging="360"/>
      </w:pPr>
      <w:r w:rsidDel="00000000" w:rsidR="00000000" w:rsidRPr="00000000">
        <w:rPr>
          <w:rFonts w:ascii="Cambria" w:cs="Cambria" w:eastAsia="Cambria" w:hAnsi="Cambria"/>
          <w:sz w:val="24"/>
          <w:szCs w:val="24"/>
          <w:rtl w:val="0"/>
        </w:rPr>
        <w:t xml:space="preserve">Studying at a secondary school </w:t>
      </w:r>
    </w:p>
    <w:p w:rsidR="00000000" w:rsidDel="00000000" w:rsidP="00000000" w:rsidRDefault="00000000" w:rsidRPr="00000000" w14:paraId="000003BA">
      <w:pPr>
        <w:numPr>
          <w:ilvl w:val="2"/>
          <w:numId w:val="29"/>
        </w:numPr>
        <w:spacing w:line="276" w:lineRule="auto"/>
        <w:ind w:left="2160" w:hanging="360"/>
      </w:pPr>
      <w:r w:rsidDel="00000000" w:rsidR="00000000" w:rsidRPr="00000000">
        <w:rPr>
          <w:rFonts w:ascii="Cambria" w:cs="Cambria" w:eastAsia="Cambria" w:hAnsi="Cambria"/>
          <w:sz w:val="24"/>
          <w:szCs w:val="24"/>
          <w:rtl w:val="0"/>
        </w:rPr>
        <w:t xml:space="preserve">Studying at a college or CEGEP  </w:t>
      </w:r>
    </w:p>
    <w:p w:rsidR="00000000" w:rsidDel="00000000" w:rsidP="00000000" w:rsidRDefault="00000000" w:rsidRPr="00000000" w14:paraId="000003BB">
      <w:pPr>
        <w:numPr>
          <w:ilvl w:val="2"/>
          <w:numId w:val="29"/>
        </w:numPr>
        <w:spacing w:line="276" w:lineRule="auto"/>
        <w:ind w:left="2160" w:hanging="360"/>
      </w:pPr>
      <w:r w:rsidDel="00000000" w:rsidR="00000000" w:rsidRPr="00000000">
        <w:rPr>
          <w:rFonts w:ascii="Cambria" w:cs="Cambria" w:eastAsia="Cambria" w:hAnsi="Cambria"/>
          <w:sz w:val="24"/>
          <w:szCs w:val="24"/>
          <w:rtl w:val="0"/>
        </w:rPr>
        <w:t xml:space="preserve">Studying at a university</w:t>
      </w:r>
    </w:p>
    <w:p w:rsidR="00000000" w:rsidDel="00000000" w:rsidP="00000000" w:rsidRDefault="00000000" w:rsidRPr="00000000" w14:paraId="000003BC">
      <w:pPr>
        <w:numPr>
          <w:ilvl w:val="2"/>
          <w:numId w:val="29"/>
        </w:numPr>
        <w:spacing w:line="276" w:lineRule="auto"/>
        <w:ind w:left="216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Working</w:t>
      </w:r>
    </w:p>
    <w:p w:rsidR="00000000" w:rsidDel="00000000" w:rsidP="00000000" w:rsidRDefault="00000000" w:rsidRPr="00000000" w14:paraId="000003BD">
      <w:pPr>
        <w:numPr>
          <w:ilvl w:val="2"/>
          <w:numId w:val="29"/>
        </w:numPr>
        <w:spacing w:line="276" w:lineRule="auto"/>
        <w:ind w:left="216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Neither working nor studying</w:t>
      </w:r>
    </w:p>
    <w:p w:rsidR="00000000" w:rsidDel="00000000" w:rsidP="00000000" w:rsidRDefault="00000000" w:rsidRPr="00000000" w14:paraId="000003BE">
      <w:pPr>
        <w:numPr>
          <w:ilvl w:val="2"/>
          <w:numId w:val="29"/>
        </w:numPr>
        <w:spacing w:line="276" w:lineRule="auto"/>
        <w:ind w:left="2160" w:hanging="360"/>
      </w:pPr>
      <w:r w:rsidDel="00000000" w:rsidR="00000000" w:rsidRPr="00000000">
        <w:rPr>
          <w:rFonts w:ascii="Cambria" w:cs="Cambria" w:eastAsia="Cambria" w:hAnsi="Cambria"/>
          <w:sz w:val="24"/>
          <w:szCs w:val="24"/>
          <w:rtl w:val="0"/>
        </w:rPr>
        <w:t xml:space="preserve">Other - Specify: </w:t>
      </w:r>
      <w:r w:rsidDel="00000000" w:rsidR="00000000" w:rsidRPr="00000000">
        <w:rPr>
          <w:rFonts w:ascii="Cambria" w:cs="Cambria" w:eastAsia="Cambria" w:hAnsi="Cambria"/>
          <w:color w:val="0070c0"/>
          <w:sz w:val="24"/>
          <w:szCs w:val="24"/>
          <w:rtl w:val="0"/>
        </w:rPr>
        <w:t xml:space="preserve">[fill in box]</w:t>
      </w:r>
      <w:r w:rsidDel="00000000" w:rsidR="00000000" w:rsidRPr="00000000">
        <w:rPr>
          <w:rtl w:val="0"/>
        </w:rPr>
      </w:r>
    </w:p>
    <w:p w:rsidR="00000000" w:rsidDel="00000000" w:rsidP="00000000" w:rsidRDefault="00000000" w:rsidRPr="00000000" w14:paraId="000003BF">
      <w:pPr>
        <w:spacing w:line="240" w:lineRule="auto"/>
        <w:rPr>
          <w:rFonts w:ascii="Cambria" w:cs="Cambria" w:eastAsia="Cambria" w:hAnsi="Cambria"/>
          <w:sz w:val="24"/>
          <w:szCs w:val="24"/>
          <w:highlight w:val="green"/>
        </w:rPr>
      </w:pPr>
      <w:r w:rsidDel="00000000" w:rsidR="00000000" w:rsidRPr="00000000">
        <w:rPr>
          <w:rtl w:val="0"/>
        </w:rPr>
      </w:r>
    </w:p>
    <w:p w:rsidR="00000000" w:rsidDel="00000000" w:rsidP="00000000" w:rsidRDefault="00000000" w:rsidRPr="00000000" w14:paraId="000003C0">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highlight w:val="green"/>
          <w:rtl w:val="0"/>
        </w:rPr>
        <w:t xml:space="preserve">[Language competency of child in French - for non-francophones only]</w:t>
      </w:r>
      <w:r w:rsidDel="00000000" w:rsidR="00000000" w:rsidRPr="00000000">
        <w:rPr>
          <w:rtl w:val="0"/>
        </w:rPr>
      </w:r>
    </w:p>
    <w:p w:rsidR="00000000" w:rsidDel="00000000" w:rsidP="00000000" w:rsidRDefault="00000000" w:rsidRPr="00000000" w14:paraId="000003C1">
      <w:pPr>
        <w:spacing w:line="240" w:lineRule="auto"/>
        <w:rPr>
          <w:rFonts w:ascii="Cambria" w:cs="Cambria" w:eastAsia="Cambria" w:hAnsi="Cambria"/>
          <w:b w:val="1"/>
          <w:color w:val="0070c0"/>
          <w:sz w:val="24"/>
          <w:szCs w:val="24"/>
        </w:rPr>
      </w:pPr>
      <w:r w:rsidDel="00000000" w:rsidR="00000000" w:rsidRPr="00000000">
        <w:rPr>
          <w:rFonts w:ascii="Cambria" w:cs="Cambria" w:eastAsia="Cambria" w:hAnsi="Cambria"/>
          <w:b w:val="1"/>
          <w:color w:val="0070c0"/>
          <w:sz w:val="24"/>
          <w:szCs w:val="24"/>
          <w:rtl w:val="0"/>
        </w:rPr>
        <w:t xml:space="preserve">[SI: langue du parent = </w:t>
      </w:r>
      <w:r w:rsidDel="00000000" w:rsidR="00000000" w:rsidRPr="00000000">
        <w:rPr>
          <w:rFonts w:ascii="Cambria" w:cs="Cambria" w:eastAsia="Cambria" w:hAnsi="Cambria"/>
          <w:b w:val="1"/>
          <w:color w:val="0070c0"/>
          <w:sz w:val="24"/>
          <w:szCs w:val="24"/>
          <w:u w:val="single"/>
          <w:rtl w:val="0"/>
        </w:rPr>
        <w:t xml:space="preserve">PAS français</w:t>
      </w:r>
      <w:r w:rsidDel="00000000" w:rsidR="00000000" w:rsidRPr="00000000">
        <w:rPr>
          <w:rFonts w:ascii="Cambria" w:cs="Cambria" w:eastAsia="Cambria" w:hAnsi="Cambria"/>
          <w:b w:val="1"/>
          <w:color w:val="0070c0"/>
          <w:sz w:val="24"/>
          <w:szCs w:val="24"/>
          <w:rtl w:val="0"/>
        </w:rPr>
        <w:t xml:space="preserve">]</w:t>
      </w:r>
    </w:p>
    <w:p w:rsidR="00000000" w:rsidDel="00000000" w:rsidP="00000000" w:rsidRDefault="00000000" w:rsidRPr="00000000" w14:paraId="000003C2">
      <w:pPr>
        <w:spacing w:line="276" w:lineRule="auto"/>
        <w:rPr>
          <w:rFonts w:ascii="Cambria" w:cs="Cambria" w:eastAsia="Cambria" w:hAnsi="Cambria"/>
          <w:sz w:val="24"/>
          <w:szCs w:val="24"/>
          <w:highlight w:val="yellow"/>
        </w:rPr>
      </w:pPr>
      <w:r w:rsidDel="00000000" w:rsidR="00000000" w:rsidRPr="00000000">
        <w:rPr>
          <w:rtl w:val="0"/>
        </w:rPr>
      </w:r>
    </w:p>
    <w:p w:rsidR="00000000" w:rsidDel="00000000" w:rsidP="00000000" w:rsidRDefault="00000000" w:rsidRPr="00000000" w14:paraId="000003C3">
      <w:pPr>
        <w:spacing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Q1. According to you, what is your </w:t>
      </w:r>
      <w:r w:rsidDel="00000000" w:rsidR="00000000" w:rsidRPr="00000000">
        <w:rPr>
          <w:rFonts w:ascii="Cambria" w:cs="Cambria" w:eastAsia="Cambria" w:hAnsi="Cambria"/>
          <w:sz w:val="24"/>
          <w:szCs w:val="24"/>
          <w:rtl w:val="0"/>
        </w:rPr>
        <w:t xml:space="preserve">child</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color w:val="0070c0"/>
          <w:sz w:val="24"/>
          <w:szCs w:val="24"/>
          <w:rtl w:val="0"/>
        </w:rPr>
        <w:t xml:space="preserve">[</w:t>
      </w:r>
      <w:r w:rsidDel="00000000" w:rsidR="00000000" w:rsidRPr="00000000">
        <w:rPr>
          <w:rFonts w:ascii="Cambria" w:cs="Cambria" w:eastAsia="Cambria" w:hAnsi="Cambria"/>
          <w:b w:val="1"/>
          <w:color w:val="0070c0"/>
          <w:sz w:val="24"/>
          <w:szCs w:val="24"/>
          <w:u w:val="single"/>
          <w:rtl w:val="0"/>
        </w:rPr>
        <w:t xml:space="preserve">prénom</w:t>
      </w:r>
      <w:r w:rsidDel="00000000" w:rsidR="00000000" w:rsidRPr="00000000">
        <w:rPr>
          <w:rFonts w:ascii="Cambria" w:cs="Cambria" w:eastAsia="Cambria" w:hAnsi="Cambria"/>
          <w:b w:val="1"/>
          <w:color w:val="0070c0"/>
          <w:sz w:val="24"/>
          <w:szCs w:val="24"/>
          <w:rtl w:val="0"/>
        </w:rPr>
        <w:t xml:space="preserve"> de</w:t>
      </w:r>
      <w:r w:rsidDel="00000000" w:rsidR="00000000" w:rsidRPr="00000000">
        <w:rPr>
          <w:rFonts w:ascii="Cambria" w:cs="Cambria" w:eastAsia="Cambria" w:hAnsi="Cambria"/>
          <w:b w:val="1"/>
          <w:color w:val="0070c0"/>
          <w:sz w:val="24"/>
          <w:szCs w:val="24"/>
          <w:rtl w:val="0"/>
        </w:rPr>
        <w:t xml:space="preserve"> </w:t>
      </w:r>
      <w:r w:rsidDel="00000000" w:rsidR="00000000" w:rsidRPr="00000000">
        <w:rPr>
          <w:rFonts w:ascii="Cambria" w:cs="Cambria" w:eastAsia="Cambria" w:hAnsi="Cambria"/>
          <w:b w:val="1"/>
          <w:color w:val="0070c0"/>
          <w:sz w:val="24"/>
          <w:szCs w:val="24"/>
          <w:rtl w:val="0"/>
        </w:rPr>
        <w:t xml:space="preserve">l’enfant nommé de 18 ans ou+</w:t>
      </w:r>
      <w:r w:rsidDel="00000000" w:rsidR="00000000" w:rsidRPr="00000000">
        <w:rPr>
          <w:rFonts w:ascii="Cambria" w:cs="Cambria" w:eastAsia="Cambria" w:hAnsi="Cambria"/>
          <w:b w:val="1"/>
          <w:color w:val="0070c0"/>
          <w:sz w:val="24"/>
          <w:szCs w:val="24"/>
          <w:rtl w:val="0"/>
        </w:rPr>
        <w:t xml:space="preserve">]’</w:t>
      </w:r>
      <w:r w:rsidDel="00000000" w:rsidR="00000000" w:rsidRPr="00000000">
        <w:rPr>
          <w:rFonts w:ascii="Cambria" w:cs="Cambria" w:eastAsia="Cambria" w:hAnsi="Cambria"/>
          <w:sz w:val="24"/>
          <w:szCs w:val="24"/>
          <w:rtl w:val="0"/>
        </w:rPr>
        <w:t xml:space="preserve">s </w:t>
      </w:r>
      <w:r w:rsidDel="00000000" w:rsidR="00000000" w:rsidRPr="00000000">
        <w:rPr>
          <w:rFonts w:ascii="Cambria" w:cs="Cambria" w:eastAsia="Cambria" w:hAnsi="Cambria"/>
          <w:sz w:val="24"/>
          <w:szCs w:val="24"/>
          <w:rtl w:val="0"/>
        </w:rPr>
        <w:t xml:space="preserve">knowledge of French ?</w:t>
      </w:r>
    </w:p>
    <w:p w:rsidR="00000000" w:rsidDel="00000000" w:rsidP="00000000" w:rsidRDefault="00000000" w:rsidRPr="00000000" w14:paraId="000003C4">
      <w:pPr>
        <w:rPr>
          <w:rFonts w:ascii="Cambria" w:cs="Cambria" w:eastAsia="Cambria" w:hAnsi="Cambria"/>
          <w:sz w:val="24"/>
          <w:szCs w:val="24"/>
          <w:highlight w:val="yellow"/>
        </w:rPr>
      </w:pPr>
      <w:r w:rsidDel="00000000" w:rsidR="00000000" w:rsidRPr="00000000">
        <w:rPr>
          <w:rFonts w:ascii="Cambria" w:cs="Cambria" w:eastAsia="Cambria" w:hAnsi="Cambria"/>
          <w:color w:val="0432ff"/>
          <w:sz w:val="24"/>
          <w:szCs w:val="24"/>
          <w:rtl w:val="0"/>
        </w:rPr>
        <w:t xml:space="preserve">-échelle : </w:t>
      </w:r>
      <w:r w:rsidDel="00000000" w:rsidR="00000000" w:rsidRPr="00000000">
        <w:rPr>
          <w:rFonts w:ascii="Cambria" w:cs="Cambria" w:eastAsia="Cambria" w:hAnsi="Cambria"/>
          <w:color w:val="0432ff"/>
          <w:sz w:val="24"/>
          <w:szCs w:val="24"/>
          <w:rtl w:val="0"/>
        </w:rPr>
        <w:t xml:space="preserve">not at all, a little, well, very well</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sz w:val="24"/>
          <w:szCs w:val="24"/>
          <w:highlight w:val="yellow"/>
          <w:rtl w:val="0"/>
        </w:rPr>
        <w:t xml:space="preserve">(Portes - adaptées : connaissance parentale de l'enfant)</w:t>
      </w:r>
    </w:p>
    <w:p w:rsidR="00000000" w:rsidDel="00000000" w:rsidP="00000000" w:rsidRDefault="00000000" w:rsidRPr="00000000" w14:paraId="000003C5">
      <w:pPr>
        <w:numPr>
          <w:ilvl w:val="0"/>
          <w:numId w:val="19"/>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How well does your child speak French?</w:t>
      </w:r>
    </w:p>
    <w:p w:rsidR="00000000" w:rsidDel="00000000" w:rsidP="00000000" w:rsidRDefault="00000000" w:rsidRPr="00000000" w14:paraId="000003C6">
      <w:pPr>
        <w:numPr>
          <w:ilvl w:val="0"/>
          <w:numId w:val="19"/>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How well does your child understand French?</w:t>
      </w:r>
    </w:p>
    <w:p w:rsidR="00000000" w:rsidDel="00000000" w:rsidP="00000000" w:rsidRDefault="00000000" w:rsidRPr="00000000" w14:paraId="000003C7">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C8">
      <w:pPr>
        <w:spacing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Q2. In your opinion, is your child </w:t>
      </w:r>
      <w:r w:rsidDel="00000000" w:rsidR="00000000" w:rsidRPr="00000000">
        <w:rPr>
          <w:rFonts w:ascii="Cambria" w:cs="Cambria" w:eastAsia="Cambria" w:hAnsi="Cambria"/>
          <w:b w:val="1"/>
          <w:color w:val="0070c0"/>
          <w:sz w:val="24"/>
          <w:szCs w:val="24"/>
          <w:rtl w:val="0"/>
        </w:rPr>
        <w:t xml:space="preserve">[prénom de </w:t>
      </w:r>
      <w:r w:rsidDel="00000000" w:rsidR="00000000" w:rsidRPr="00000000">
        <w:rPr>
          <w:rFonts w:ascii="Cambria" w:cs="Cambria" w:eastAsia="Cambria" w:hAnsi="Cambria"/>
          <w:b w:val="1"/>
          <w:color w:val="0070c0"/>
          <w:sz w:val="24"/>
          <w:szCs w:val="24"/>
          <w:rtl w:val="0"/>
        </w:rPr>
        <w:t xml:space="preserve"> l’enfant nommé de 18 ans ou+</w:t>
      </w:r>
      <w:r w:rsidDel="00000000" w:rsidR="00000000" w:rsidRPr="00000000">
        <w:rPr>
          <w:rFonts w:ascii="Cambria" w:cs="Cambria" w:eastAsia="Cambria" w:hAnsi="Cambria"/>
          <w:b w:val="1"/>
          <w:color w:val="0070c0"/>
          <w:sz w:val="24"/>
          <w:szCs w:val="24"/>
          <w:rtl w:val="0"/>
        </w:rPr>
        <w:t xml:space="preserve">]</w:t>
      </w:r>
      <w:r w:rsidDel="00000000" w:rsidR="00000000" w:rsidRPr="00000000">
        <w:rPr>
          <w:rFonts w:ascii="Cambria" w:cs="Cambria" w:eastAsia="Cambria" w:hAnsi="Cambria"/>
          <w:sz w:val="24"/>
          <w:szCs w:val="24"/>
          <w:rtl w:val="0"/>
        </w:rPr>
        <w:t xml:space="preserve">’s level of French proficiency better or worse than yours? </w:t>
      </w:r>
    </w:p>
    <w:p w:rsidR="00000000" w:rsidDel="00000000" w:rsidP="00000000" w:rsidRDefault="00000000" w:rsidRPr="00000000" w14:paraId="000003C9">
      <w:pPr>
        <w:numPr>
          <w:ilvl w:val="0"/>
          <w:numId w:val="52"/>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his/her French proficiency level is much better than mine</w:t>
      </w:r>
    </w:p>
    <w:p w:rsidR="00000000" w:rsidDel="00000000" w:rsidP="00000000" w:rsidRDefault="00000000" w:rsidRPr="00000000" w14:paraId="000003CA">
      <w:pPr>
        <w:numPr>
          <w:ilvl w:val="0"/>
          <w:numId w:val="52"/>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his/her French proficiency level is better</w:t>
      </w:r>
    </w:p>
    <w:p w:rsidR="00000000" w:rsidDel="00000000" w:rsidP="00000000" w:rsidRDefault="00000000" w:rsidRPr="00000000" w14:paraId="000003CB">
      <w:pPr>
        <w:numPr>
          <w:ilvl w:val="0"/>
          <w:numId w:val="52"/>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have the same level</w:t>
      </w:r>
    </w:p>
    <w:p w:rsidR="00000000" w:rsidDel="00000000" w:rsidP="00000000" w:rsidRDefault="00000000" w:rsidRPr="00000000" w14:paraId="000003CC">
      <w:pPr>
        <w:numPr>
          <w:ilvl w:val="0"/>
          <w:numId w:val="52"/>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his/her French proficiency level is less good than mine</w:t>
      </w:r>
    </w:p>
    <w:p w:rsidR="00000000" w:rsidDel="00000000" w:rsidP="00000000" w:rsidRDefault="00000000" w:rsidRPr="00000000" w14:paraId="000003CD">
      <w:pPr>
        <w:numPr>
          <w:ilvl w:val="0"/>
          <w:numId w:val="52"/>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his/her French proficiency level is much lower than mine</w:t>
      </w:r>
      <w:r w:rsidDel="00000000" w:rsidR="00000000" w:rsidRPr="00000000">
        <w:rPr>
          <w:rtl w:val="0"/>
        </w:rPr>
      </w:r>
    </w:p>
    <w:p w:rsidR="00000000" w:rsidDel="00000000" w:rsidP="00000000" w:rsidRDefault="00000000" w:rsidRPr="00000000" w14:paraId="000003CE">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CF">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highlight w:val="green"/>
          <w:rtl w:val="0"/>
        </w:rPr>
        <w:t xml:space="preserve">[HOUSEHOLD &amp; ADMINISTRATIVE HELP]</w:t>
      </w:r>
      <w:r w:rsidDel="00000000" w:rsidR="00000000" w:rsidRPr="00000000">
        <w:rPr>
          <w:rtl w:val="0"/>
        </w:rPr>
      </w:r>
    </w:p>
    <w:p w:rsidR="00000000" w:rsidDel="00000000" w:rsidP="00000000" w:rsidRDefault="00000000" w:rsidRPr="00000000" w14:paraId="000003D0">
      <w:pPr>
        <w:spacing w:line="240" w:lineRule="auto"/>
        <w:rPr>
          <w:rFonts w:ascii="Cambria" w:cs="Cambria" w:eastAsia="Cambria" w:hAnsi="Cambria"/>
          <w:b w:val="1"/>
          <w:color w:val="0070c0"/>
          <w:sz w:val="24"/>
          <w:szCs w:val="24"/>
        </w:rPr>
      </w:pPr>
      <w:r w:rsidDel="00000000" w:rsidR="00000000" w:rsidRPr="00000000">
        <w:rPr>
          <w:rFonts w:ascii="Cambria" w:cs="Cambria" w:eastAsia="Cambria" w:hAnsi="Cambria"/>
          <w:b w:val="1"/>
          <w:color w:val="0070c0"/>
          <w:sz w:val="24"/>
          <w:szCs w:val="24"/>
          <w:rtl w:val="0"/>
        </w:rPr>
        <w:t xml:space="preserve">[nouvelle page]</w:t>
      </w:r>
    </w:p>
    <w:p w:rsidR="00000000" w:rsidDel="00000000" w:rsidP="00000000" w:rsidRDefault="00000000" w:rsidRPr="00000000" w14:paraId="000003D1">
      <w:pPr>
        <w:spacing w:lin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D2">
      <w:pPr>
        <w:spacing w:line="24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Parents, like everyone else, can sometimes need help. Children can sometimes help out with things in the family.</w:t>
      </w:r>
    </w:p>
    <w:p w:rsidR="00000000" w:rsidDel="00000000" w:rsidP="00000000" w:rsidRDefault="00000000" w:rsidRPr="00000000" w14:paraId="000003D3">
      <w:pPr>
        <w:spacing w:line="24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3D4">
      <w:pPr>
        <w:spacing w:line="24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 In this section, we'd like to know if your child ever helps out around the house, or in general.</w:t>
      </w:r>
    </w:p>
    <w:p w:rsidR="00000000" w:rsidDel="00000000" w:rsidP="00000000" w:rsidRDefault="00000000" w:rsidRPr="00000000" w14:paraId="000003D5">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D6">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Thinking of your child [</w:t>
      </w:r>
      <w:r w:rsidDel="00000000" w:rsidR="00000000" w:rsidRPr="00000000">
        <w:rPr>
          <w:rFonts w:ascii="Cambria" w:cs="Cambria" w:eastAsia="Cambria" w:hAnsi="Cambria"/>
          <w:color w:val="0070c0"/>
          <w:sz w:val="24"/>
          <w:szCs w:val="24"/>
          <w:u w:val="single"/>
          <w:rtl w:val="0"/>
        </w:rPr>
        <w:t xml:space="preserve">fill in: </w:t>
      </w:r>
      <w:r w:rsidDel="00000000" w:rsidR="00000000" w:rsidRPr="00000000">
        <w:rPr>
          <w:rFonts w:ascii="Cambria" w:cs="Cambria" w:eastAsia="Cambria" w:hAnsi="Cambria"/>
          <w:b w:val="1"/>
          <w:color w:val="0070c0"/>
          <w:sz w:val="24"/>
          <w:szCs w:val="24"/>
          <w:u w:val="single"/>
          <w:rtl w:val="0"/>
        </w:rPr>
        <w:t xml:space="preserve">prénom</w:t>
      </w:r>
      <w:r w:rsidDel="00000000" w:rsidR="00000000" w:rsidRPr="00000000">
        <w:rPr>
          <w:rFonts w:ascii="Cambria" w:cs="Cambria" w:eastAsia="Cambria" w:hAnsi="Cambria"/>
          <w:color w:val="0070c0"/>
          <w:sz w:val="24"/>
          <w:szCs w:val="24"/>
          <w:rtl w:val="0"/>
        </w:rPr>
        <w:t xml:space="preserve"> de l’aîné </w:t>
      </w:r>
      <w:r w:rsidDel="00000000" w:rsidR="00000000" w:rsidRPr="00000000">
        <w:rPr>
          <w:rFonts w:ascii="Cambria" w:cs="Cambria" w:eastAsia="Cambria" w:hAnsi="Cambria"/>
          <w:b w:val="1"/>
          <w:color w:val="0070c0"/>
          <w:sz w:val="24"/>
          <w:szCs w:val="24"/>
          <w:rtl w:val="0"/>
        </w:rPr>
        <w:t xml:space="preserve">’enfant nommé de 18 ans ou+</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3D7">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D8">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How often does your child do the following </w:t>
      </w:r>
      <w:r w:rsidDel="00000000" w:rsidR="00000000" w:rsidRPr="00000000">
        <w:rPr>
          <w:rFonts w:ascii="Cambria" w:cs="Cambria" w:eastAsia="Cambria" w:hAnsi="Cambria"/>
          <w:b w:val="1"/>
          <w:sz w:val="24"/>
          <w:szCs w:val="24"/>
          <w:rtl w:val="0"/>
        </w:rPr>
        <w:t xml:space="preserve">tasks</w:t>
      </w:r>
      <w:r w:rsidDel="00000000" w:rsidR="00000000" w:rsidRPr="00000000">
        <w:rPr>
          <w:rFonts w:ascii="Cambria" w:cs="Cambria" w:eastAsia="Cambria" w:hAnsi="Cambria"/>
          <w:sz w:val="24"/>
          <w:szCs w:val="24"/>
          <w:rtl w:val="0"/>
        </w:rPr>
        <w:t xml:space="preserve">? (on his/her own initiative, or because you ask him/her)</w:t>
      </w:r>
      <w:r w:rsidDel="00000000" w:rsidR="00000000" w:rsidRPr="00000000">
        <w:rPr>
          <w:rFonts w:ascii="Cambria" w:cs="Cambria" w:eastAsia="Cambria" w:hAnsi="Cambria"/>
          <w:color w:val="0000ff"/>
          <w:sz w:val="24"/>
          <w:szCs w:val="24"/>
          <w:rtl w:val="0"/>
        </w:rPr>
        <w:br w:type="textWrapping"/>
        <w:t xml:space="preserve">-- échelle à 5 points : “Never”, “rarely”, “sometimes”, “often”, “very often”, not applicable</w:t>
      </w:r>
      <w:r w:rsidDel="00000000" w:rsidR="00000000" w:rsidRPr="00000000">
        <w:rPr>
          <w:rtl w:val="0"/>
        </w:rPr>
      </w:r>
    </w:p>
    <w:p w:rsidR="00000000" w:rsidDel="00000000" w:rsidP="00000000" w:rsidRDefault="00000000" w:rsidRPr="00000000" w14:paraId="000003D9">
      <w:pPr>
        <w:numPr>
          <w:ilvl w:val="1"/>
          <w:numId w:val="1"/>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Clean his/her room</w:t>
      </w:r>
    </w:p>
    <w:p w:rsidR="00000000" w:rsidDel="00000000" w:rsidP="00000000" w:rsidRDefault="00000000" w:rsidRPr="00000000" w14:paraId="000003DA">
      <w:pPr>
        <w:numPr>
          <w:ilvl w:val="1"/>
          <w:numId w:val="1"/>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Tidy up or clean the house </w:t>
      </w:r>
    </w:p>
    <w:p w:rsidR="00000000" w:rsidDel="00000000" w:rsidP="00000000" w:rsidRDefault="00000000" w:rsidRPr="00000000" w14:paraId="000003DB">
      <w:pPr>
        <w:numPr>
          <w:ilvl w:val="1"/>
          <w:numId w:val="1"/>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Set or clear the table</w:t>
      </w:r>
    </w:p>
    <w:p w:rsidR="00000000" w:rsidDel="00000000" w:rsidP="00000000" w:rsidRDefault="00000000" w:rsidRPr="00000000" w14:paraId="000003DC">
      <w:pPr>
        <w:numPr>
          <w:ilvl w:val="1"/>
          <w:numId w:val="1"/>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Take out the trash </w:t>
      </w:r>
    </w:p>
    <w:p w:rsidR="00000000" w:rsidDel="00000000" w:rsidP="00000000" w:rsidRDefault="00000000" w:rsidRPr="00000000" w14:paraId="000003DD">
      <w:pPr>
        <w:numPr>
          <w:ilvl w:val="1"/>
          <w:numId w:val="1"/>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Prepare meals alone </w:t>
      </w:r>
      <w:r w:rsidDel="00000000" w:rsidR="00000000" w:rsidRPr="00000000">
        <w:rPr>
          <w:rFonts w:ascii="Cambria" w:cs="Cambria" w:eastAsia="Cambria" w:hAnsi="Cambria"/>
          <w:sz w:val="24"/>
          <w:szCs w:val="24"/>
          <w:rtl w:val="0"/>
        </w:rPr>
        <w:t xml:space="preserve">or with an adult</w:t>
      </w:r>
      <w:r w:rsidDel="00000000" w:rsidR="00000000" w:rsidRPr="00000000">
        <w:rPr>
          <w:rtl w:val="0"/>
        </w:rPr>
      </w:r>
    </w:p>
    <w:p w:rsidR="00000000" w:rsidDel="00000000" w:rsidP="00000000" w:rsidRDefault="00000000" w:rsidRPr="00000000" w14:paraId="000003DE">
      <w:pPr>
        <w:numPr>
          <w:ilvl w:val="1"/>
          <w:numId w:val="1"/>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Look after their younger brothers or sisters</w:t>
      </w:r>
    </w:p>
    <w:p w:rsidR="00000000" w:rsidDel="00000000" w:rsidP="00000000" w:rsidRDefault="00000000" w:rsidRPr="00000000" w14:paraId="000003DF">
      <w:pPr>
        <w:numPr>
          <w:ilvl w:val="1"/>
          <w:numId w:val="14"/>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Fill out government forms (e.g. for a driver's license, for taxes or others)</w:t>
      </w:r>
    </w:p>
    <w:p w:rsidR="00000000" w:rsidDel="00000000" w:rsidP="00000000" w:rsidRDefault="00000000" w:rsidRPr="00000000" w14:paraId="000003E0">
      <w:pPr>
        <w:numPr>
          <w:ilvl w:val="1"/>
          <w:numId w:val="14"/>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Prepare the payment of bills</w:t>
      </w:r>
    </w:p>
    <w:p w:rsidR="00000000" w:rsidDel="00000000" w:rsidP="00000000" w:rsidRDefault="00000000" w:rsidRPr="00000000" w14:paraId="000003E1">
      <w:pPr>
        <w:numPr>
          <w:ilvl w:val="1"/>
          <w:numId w:val="14"/>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Run errands alone </w:t>
      </w:r>
    </w:p>
    <w:p w:rsidR="00000000" w:rsidDel="00000000" w:rsidP="00000000" w:rsidRDefault="00000000" w:rsidRPr="00000000" w14:paraId="000003E2">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E3">
      <w:pPr>
        <w:spacing w:line="240" w:lineRule="auto"/>
        <w:rPr>
          <w:rFonts w:ascii="Cambria" w:cs="Cambria" w:eastAsia="Cambria" w:hAnsi="Cambria"/>
          <w:sz w:val="24"/>
          <w:szCs w:val="24"/>
          <w:highlight w:val="green"/>
        </w:rPr>
      </w:pPr>
      <w:r w:rsidDel="00000000" w:rsidR="00000000" w:rsidRPr="00000000">
        <w:rPr>
          <w:rFonts w:ascii="Cambria" w:cs="Cambria" w:eastAsia="Cambria" w:hAnsi="Cambria"/>
          <w:sz w:val="24"/>
          <w:szCs w:val="24"/>
          <w:highlight w:val="green"/>
          <w:rtl w:val="0"/>
        </w:rPr>
        <w:t xml:space="preserve">[LANGUAGE BROKERAGE]</w:t>
      </w:r>
    </w:p>
    <w:p w:rsidR="00000000" w:rsidDel="00000000" w:rsidP="00000000" w:rsidRDefault="00000000" w:rsidRPr="00000000" w14:paraId="000003E4">
      <w:pPr>
        <w:spacing w:line="240" w:lineRule="auto"/>
        <w:rPr>
          <w:rFonts w:ascii="Cambria" w:cs="Cambria" w:eastAsia="Cambria" w:hAnsi="Cambria"/>
          <w:b w:val="1"/>
          <w:color w:val="0070c0"/>
          <w:sz w:val="24"/>
          <w:szCs w:val="24"/>
        </w:rPr>
      </w:pPr>
      <w:r w:rsidDel="00000000" w:rsidR="00000000" w:rsidRPr="00000000">
        <w:rPr>
          <w:rFonts w:ascii="Cambria" w:cs="Cambria" w:eastAsia="Cambria" w:hAnsi="Cambria"/>
          <w:b w:val="1"/>
          <w:color w:val="0070c0"/>
          <w:sz w:val="24"/>
          <w:szCs w:val="24"/>
          <w:rtl w:val="0"/>
        </w:rPr>
        <w:t xml:space="preserve">[SI : IMMIGRANT </w:t>
      </w:r>
      <w:r w:rsidDel="00000000" w:rsidR="00000000" w:rsidRPr="00000000">
        <w:rPr>
          <w:rFonts w:ascii="Cambria" w:cs="Cambria" w:eastAsia="Cambria" w:hAnsi="Cambria"/>
          <w:b w:val="1"/>
          <w:color w:val="0070c0"/>
          <w:sz w:val="24"/>
          <w:szCs w:val="24"/>
          <w:u w:val="single"/>
          <w:rtl w:val="0"/>
        </w:rPr>
        <w:t xml:space="preserve">ET</w:t>
      </w:r>
      <w:r w:rsidDel="00000000" w:rsidR="00000000" w:rsidRPr="00000000">
        <w:rPr>
          <w:rFonts w:ascii="Cambria" w:cs="Cambria" w:eastAsia="Cambria" w:hAnsi="Cambria"/>
          <w:b w:val="1"/>
          <w:color w:val="0070c0"/>
          <w:sz w:val="24"/>
          <w:szCs w:val="24"/>
          <w:rtl w:val="0"/>
        </w:rPr>
        <w:t xml:space="preserve"> NON-FRANCOPHONE]</w:t>
      </w:r>
    </w:p>
    <w:p w:rsidR="00000000" w:rsidDel="00000000" w:rsidP="00000000" w:rsidRDefault="00000000" w:rsidRPr="00000000" w14:paraId="000003E5">
      <w:pPr>
        <w:spacing w:line="240" w:lineRule="auto"/>
        <w:rPr>
          <w:rFonts w:ascii="Cambria" w:cs="Cambria" w:eastAsia="Cambria" w:hAnsi="Cambria"/>
          <w:b w:val="1"/>
          <w:color w:val="0070c0"/>
          <w:sz w:val="24"/>
          <w:szCs w:val="24"/>
        </w:rPr>
      </w:pPr>
      <w:r w:rsidDel="00000000" w:rsidR="00000000" w:rsidRPr="00000000">
        <w:rPr>
          <w:rtl w:val="0"/>
        </w:rPr>
      </w:r>
    </w:p>
    <w:p w:rsidR="00000000" w:rsidDel="00000000" w:rsidP="00000000" w:rsidRDefault="00000000" w:rsidRPr="00000000" w14:paraId="000003E6">
      <w:pPr>
        <w:spacing w:line="240" w:lineRule="auto"/>
        <w:rPr>
          <w:rFonts w:ascii="Roboto" w:cs="Roboto" w:eastAsia="Roboto" w:hAnsi="Roboto"/>
          <w:color w:val="444746"/>
          <w:sz w:val="21"/>
          <w:szCs w:val="21"/>
        </w:rPr>
      </w:pPr>
      <w:r w:rsidDel="00000000" w:rsidR="00000000" w:rsidRPr="00000000">
        <w:rPr>
          <w:rFonts w:ascii="Cambria" w:cs="Cambria" w:eastAsia="Cambria" w:hAnsi="Cambria"/>
          <w:color w:val="444746"/>
          <w:sz w:val="24"/>
          <w:szCs w:val="24"/>
          <w:rtl w:val="0"/>
        </w:rPr>
        <w:t xml:space="preserve">Children sometimes learn French faster than their parents, in particular because they go to school. </w:t>
      </w:r>
      <w:r w:rsidDel="00000000" w:rsidR="00000000" w:rsidRPr="00000000">
        <w:rPr>
          <w:rtl w:val="0"/>
        </w:rPr>
      </w:r>
    </w:p>
    <w:p w:rsidR="00000000" w:rsidDel="00000000" w:rsidP="00000000" w:rsidRDefault="00000000" w:rsidRPr="00000000" w14:paraId="000003E7">
      <w:pPr>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 </w:t>
      </w:r>
    </w:p>
    <w:p w:rsidR="00000000" w:rsidDel="00000000" w:rsidP="00000000" w:rsidRDefault="00000000" w:rsidRPr="00000000" w14:paraId="000003E8">
      <w:pPr>
        <w:spacing w:line="276" w:lineRule="auto"/>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Does it happen that your child </w:t>
      </w:r>
      <w:r w:rsidDel="00000000" w:rsidR="00000000" w:rsidRPr="00000000">
        <w:rPr>
          <w:rFonts w:ascii="Roboto" w:cs="Roboto" w:eastAsia="Roboto" w:hAnsi="Roboto"/>
          <w:b w:val="1"/>
          <w:color w:val="0070c0"/>
          <w:sz w:val="21"/>
          <w:szCs w:val="21"/>
          <w:rtl w:val="0"/>
        </w:rPr>
        <w:t xml:space="preserve"> [</w:t>
      </w:r>
      <w:r w:rsidDel="00000000" w:rsidR="00000000" w:rsidRPr="00000000">
        <w:rPr>
          <w:rFonts w:ascii="Cambria" w:cs="Cambria" w:eastAsia="Cambria" w:hAnsi="Cambria"/>
          <w:b w:val="1"/>
          <w:color w:val="0070c0"/>
          <w:sz w:val="24"/>
          <w:szCs w:val="24"/>
          <w:u w:val="single"/>
          <w:rtl w:val="0"/>
        </w:rPr>
        <w:t xml:space="preserve">prénom</w:t>
      </w:r>
      <w:r w:rsidDel="00000000" w:rsidR="00000000" w:rsidRPr="00000000">
        <w:rPr>
          <w:rFonts w:ascii="Cambria" w:cs="Cambria" w:eastAsia="Cambria" w:hAnsi="Cambria"/>
          <w:b w:val="1"/>
          <w:color w:val="0070c0"/>
          <w:sz w:val="24"/>
          <w:szCs w:val="24"/>
          <w:rtl w:val="0"/>
        </w:rPr>
        <w:t xml:space="preserve"> l’enfant nommé de 18 ans ou+</w:t>
      </w:r>
      <w:r w:rsidDel="00000000" w:rsidR="00000000" w:rsidRPr="00000000">
        <w:rPr>
          <w:rFonts w:ascii="Roboto" w:cs="Roboto" w:eastAsia="Roboto" w:hAnsi="Roboto"/>
          <w:b w:val="1"/>
          <w:color w:val="0070c0"/>
          <w:sz w:val="21"/>
          <w:szCs w:val="21"/>
          <w:rtl w:val="0"/>
        </w:rPr>
        <w:t xml:space="preserve">] </w:t>
      </w:r>
      <w:r w:rsidDel="00000000" w:rsidR="00000000" w:rsidRPr="00000000">
        <w:rPr>
          <w:rFonts w:ascii="Roboto" w:cs="Roboto" w:eastAsia="Roboto" w:hAnsi="Roboto"/>
          <w:color w:val="444746"/>
          <w:sz w:val="21"/>
          <w:szCs w:val="21"/>
          <w:rtl w:val="0"/>
        </w:rPr>
        <w:t xml:space="preserve">translates for you (or your partner) and helps you to understand </w:t>
      </w:r>
      <w:r w:rsidDel="00000000" w:rsidR="00000000" w:rsidRPr="00000000">
        <w:rPr>
          <w:rFonts w:ascii="Roboto" w:cs="Roboto" w:eastAsia="Roboto" w:hAnsi="Roboto"/>
          <w:b w:val="1"/>
          <w:color w:val="444746"/>
          <w:sz w:val="21"/>
          <w:szCs w:val="21"/>
          <w:rtl w:val="0"/>
        </w:rPr>
        <w:t xml:space="preserve">information</w:t>
      </w:r>
      <w:r w:rsidDel="00000000" w:rsidR="00000000" w:rsidRPr="00000000">
        <w:rPr>
          <w:rFonts w:ascii="Roboto" w:cs="Roboto" w:eastAsia="Roboto" w:hAnsi="Roboto"/>
          <w:color w:val="444746"/>
          <w:sz w:val="21"/>
          <w:szCs w:val="21"/>
          <w:rtl w:val="0"/>
        </w:rPr>
        <w:t xml:space="preserve"> that is </w:t>
      </w:r>
      <w:r w:rsidDel="00000000" w:rsidR="00000000" w:rsidRPr="00000000">
        <w:rPr>
          <w:rFonts w:ascii="Roboto" w:cs="Roboto" w:eastAsia="Roboto" w:hAnsi="Roboto"/>
          <w:b w:val="1"/>
          <w:color w:val="444746"/>
          <w:sz w:val="21"/>
          <w:szCs w:val="21"/>
          <w:rtl w:val="0"/>
        </w:rPr>
        <w:t xml:space="preserve">in French </w:t>
      </w:r>
      <w:r w:rsidDel="00000000" w:rsidR="00000000" w:rsidRPr="00000000">
        <w:rPr>
          <w:rFonts w:ascii="Roboto" w:cs="Roboto" w:eastAsia="Roboto" w:hAnsi="Roboto"/>
          <w:color w:val="444746"/>
          <w:sz w:val="21"/>
          <w:szCs w:val="21"/>
          <w:rtl w:val="0"/>
        </w:rPr>
        <w:t xml:space="preserve">in any of the following contexts? </w:t>
      </w:r>
      <w:r w:rsidDel="00000000" w:rsidR="00000000" w:rsidRPr="00000000">
        <w:rPr>
          <w:rFonts w:ascii="Roboto" w:cs="Roboto" w:eastAsia="Roboto" w:hAnsi="Roboto"/>
          <w:color w:val="444746"/>
          <w:sz w:val="21"/>
          <w:szCs w:val="21"/>
          <w:highlight w:val="yellow"/>
          <w:rtl w:val="0"/>
        </w:rPr>
        <w:t xml:space="preserve">[VA combinaison des batteries identifiées par Anne]</w:t>
      </w:r>
      <w:r w:rsidDel="00000000" w:rsidR="00000000" w:rsidRPr="00000000">
        <w:rPr>
          <w:rtl w:val="0"/>
        </w:rPr>
      </w:r>
    </w:p>
    <w:p w:rsidR="00000000" w:rsidDel="00000000" w:rsidP="00000000" w:rsidRDefault="00000000" w:rsidRPr="00000000" w14:paraId="000003E9">
      <w:pPr>
        <w:spacing w:line="240" w:lineRule="auto"/>
        <w:rPr>
          <w:rFonts w:ascii="Roboto" w:cs="Roboto" w:eastAsia="Roboto" w:hAnsi="Roboto"/>
          <w:color w:val="444746"/>
          <w:sz w:val="21"/>
          <w:szCs w:val="21"/>
          <w:highlight w:val="yellow"/>
        </w:rPr>
      </w:pPr>
      <w:r w:rsidDel="00000000" w:rsidR="00000000" w:rsidRPr="00000000">
        <w:rPr>
          <w:rFonts w:ascii="Cambria" w:cs="Cambria" w:eastAsia="Cambria" w:hAnsi="Cambria"/>
          <w:color w:val="0000ff"/>
          <w:sz w:val="24"/>
          <w:szCs w:val="24"/>
          <w:rtl w:val="0"/>
        </w:rPr>
        <w:t xml:space="preserve">-- échelle à 5 points : “Never”, “rarely”, “sometimes”, “often”, “very often”, not applicable</w:t>
      </w:r>
      <w:r w:rsidDel="00000000" w:rsidR="00000000" w:rsidRPr="00000000">
        <w:rPr>
          <w:rtl w:val="0"/>
        </w:rPr>
      </w:r>
    </w:p>
    <w:p w:rsidR="00000000" w:rsidDel="00000000" w:rsidP="00000000" w:rsidRDefault="00000000" w:rsidRPr="00000000" w14:paraId="000003EA">
      <w:pPr>
        <w:numPr>
          <w:ilvl w:val="0"/>
          <w:numId w:val="5"/>
        </w:numPr>
        <w:spacing w:line="276" w:lineRule="auto"/>
        <w:ind w:left="720" w:hanging="36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Communications sent by the school</w:t>
      </w:r>
    </w:p>
    <w:p w:rsidR="00000000" w:rsidDel="00000000" w:rsidP="00000000" w:rsidRDefault="00000000" w:rsidRPr="00000000" w14:paraId="000003EB">
      <w:pPr>
        <w:numPr>
          <w:ilvl w:val="0"/>
          <w:numId w:val="5"/>
        </w:numPr>
        <w:spacing w:line="276" w:lineRule="auto"/>
        <w:ind w:left="720" w:hanging="36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Credit card bills, insurance forms, bank statements, phone bills or rental agreements</w:t>
      </w:r>
    </w:p>
    <w:p w:rsidR="00000000" w:rsidDel="00000000" w:rsidP="00000000" w:rsidRDefault="00000000" w:rsidRPr="00000000" w14:paraId="000003EC">
      <w:pPr>
        <w:numPr>
          <w:ilvl w:val="0"/>
          <w:numId w:val="5"/>
        </w:numPr>
        <w:spacing w:line="276" w:lineRule="auto"/>
        <w:ind w:left="720" w:hanging="36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Government forms (for immigration, driver's license, health, taxes, etc.)</w:t>
      </w:r>
    </w:p>
    <w:p w:rsidR="00000000" w:rsidDel="00000000" w:rsidP="00000000" w:rsidRDefault="00000000" w:rsidRPr="00000000" w14:paraId="000003ED">
      <w:pPr>
        <w:numPr>
          <w:ilvl w:val="0"/>
          <w:numId w:val="5"/>
        </w:numPr>
        <w:spacing w:line="276" w:lineRule="auto"/>
        <w:ind w:left="720" w:hanging="36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Documents or forms from a medical clinic or hospital</w:t>
      </w:r>
    </w:p>
    <w:p w:rsidR="00000000" w:rsidDel="00000000" w:rsidP="00000000" w:rsidRDefault="00000000" w:rsidRPr="00000000" w14:paraId="000003EE">
      <w:pPr>
        <w:numPr>
          <w:ilvl w:val="0"/>
          <w:numId w:val="5"/>
        </w:numPr>
        <w:spacing w:line="276" w:lineRule="auto"/>
        <w:ind w:left="720" w:hanging="36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Job advertisements</w:t>
      </w:r>
    </w:p>
    <w:p w:rsidR="00000000" w:rsidDel="00000000" w:rsidP="00000000" w:rsidRDefault="00000000" w:rsidRPr="00000000" w14:paraId="000003EF">
      <w:pPr>
        <w:spacing w:line="240" w:lineRule="auto"/>
        <w:rPr>
          <w:rFonts w:ascii="Cambria" w:cs="Cambria" w:eastAsia="Cambria" w:hAnsi="Cambria"/>
          <w:color w:val="0000ff"/>
          <w:sz w:val="24"/>
          <w:szCs w:val="24"/>
        </w:rPr>
      </w:pPr>
      <w:r w:rsidDel="00000000" w:rsidR="00000000" w:rsidRPr="00000000">
        <w:rPr>
          <w:rtl w:val="0"/>
        </w:rPr>
      </w:r>
    </w:p>
    <w:p w:rsidR="00000000" w:rsidDel="00000000" w:rsidP="00000000" w:rsidRDefault="00000000" w:rsidRPr="00000000" w14:paraId="000003F0">
      <w:pPr>
        <w:spacing w:line="276" w:lineRule="auto"/>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Does it happen that your child </w:t>
      </w:r>
      <w:r w:rsidDel="00000000" w:rsidR="00000000" w:rsidRPr="00000000">
        <w:rPr>
          <w:rFonts w:ascii="Roboto" w:cs="Roboto" w:eastAsia="Roboto" w:hAnsi="Roboto"/>
          <w:b w:val="1"/>
          <w:color w:val="0070c0"/>
          <w:sz w:val="21"/>
          <w:szCs w:val="21"/>
          <w:rtl w:val="0"/>
        </w:rPr>
        <w:t xml:space="preserve"> [</w:t>
      </w:r>
      <w:r w:rsidDel="00000000" w:rsidR="00000000" w:rsidRPr="00000000">
        <w:rPr>
          <w:rFonts w:ascii="Cambria" w:cs="Cambria" w:eastAsia="Cambria" w:hAnsi="Cambria"/>
          <w:b w:val="1"/>
          <w:color w:val="0070c0"/>
          <w:sz w:val="24"/>
          <w:szCs w:val="24"/>
          <w:u w:val="single"/>
          <w:rtl w:val="0"/>
        </w:rPr>
        <w:t xml:space="preserve">prénom </w:t>
      </w:r>
      <w:r w:rsidDel="00000000" w:rsidR="00000000" w:rsidRPr="00000000">
        <w:rPr>
          <w:rFonts w:ascii="Cambria" w:cs="Cambria" w:eastAsia="Cambria" w:hAnsi="Cambria"/>
          <w:b w:val="1"/>
          <w:color w:val="0070c0"/>
          <w:sz w:val="24"/>
          <w:szCs w:val="24"/>
          <w:rtl w:val="0"/>
        </w:rPr>
        <w:t xml:space="preserve"> l’enfant nommé de 18 ans ou+</w:t>
      </w:r>
      <w:r w:rsidDel="00000000" w:rsidR="00000000" w:rsidRPr="00000000">
        <w:rPr>
          <w:rFonts w:ascii="Roboto" w:cs="Roboto" w:eastAsia="Roboto" w:hAnsi="Roboto"/>
          <w:b w:val="1"/>
          <w:color w:val="0070c0"/>
          <w:sz w:val="21"/>
          <w:szCs w:val="21"/>
          <w:rtl w:val="0"/>
        </w:rPr>
        <w:t xml:space="preserve">] </w:t>
      </w:r>
      <w:r w:rsidDel="00000000" w:rsidR="00000000" w:rsidRPr="00000000">
        <w:rPr>
          <w:rFonts w:ascii="Roboto" w:cs="Roboto" w:eastAsia="Roboto" w:hAnsi="Roboto"/>
          <w:color w:val="444746"/>
          <w:sz w:val="21"/>
          <w:szCs w:val="21"/>
          <w:rtl w:val="0"/>
        </w:rPr>
        <w:t xml:space="preserve">translates for you (or your partner) and helps you to understand </w:t>
      </w:r>
      <w:r w:rsidDel="00000000" w:rsidR="00000000" w:rsidRPr="00000000">
        <w:rPr>
          <w:rFonts w:ascii="Roboto" w:cs="Roboto" w:eastAsia="Roboto" w:hAnsi="Roboto"/>
          <w:b w:val="1"/>
          <w:color w:val="444746"/>
          <w:sz w:val="21"/>
          <w:szCs w:val="21"/>
          <w:rtl w:val="0"/>
        </w:rPr>
        <w:t xml:space="preserve">conversations</w:t>
      </w:r>
      <w:r w:rsidDel="00000000" w:rsidR="00000000" w:rsidRPr="00000000">
        <w:rPr>
          <w:rFonts w:ascii="Roboto" w:cs="Roboto" w:eastAsia="Roboto" w:hAnsi="Roboto"/>
          <w:color w:val="444746"/>
          <w:sz w:val="21"/>
          <w:szCs w:val="21"/>
          <w:rtl w:val="0"/>
        </w:rPr>
        <w:t xml:space="preserve"> that are </w:t>
      </w:r>
      <w:r w:rsidDel="00000000" w:rsidR="00000000" w:rsidRPr="00000000">
        <w:rPr>
          <w:rFonts w:ascii="Roboto" w:cs="Roboto" w:eastAsia="Roboto" w:hAnsi="Roboto"/>
          <w:b w:val="1"/>
          <w:color w:val="444746"/>
          <w:sz w:val="21"/>
          <w:szCs w:val="21"/>
          <w:rtl w:val="0"/>
        </w:rPr>
        <w:t xml:space="preserve">in French</w:t>
      </w:r>
      <w:r w:rsidDel="00000000" w:rsidR="00000000" w:rsidRPr="00000000">
        <w:rPr>
          <w:rFonts w:ascii="Roboto" w:cs="Roboto" w:eastAsia="Roboto" w:hAnsi="Roboto"/>
          <w:color w:val="444746"/>
          <w:sz w:val="21"/>
          <w:szCs w:val="21"/>
          <w:rtl w:val="0"/>
        </w:rPr>
        <w:t xml:space="preserve"> in the following contexts?</w:t>
      </w:r>
      <w:r w:rsidDel="00000000" w:rsidR="00000000" w:rsidRPr="00000000">
        <w:rPr>
          <w:rFonts w:ascii="Roboto" w:cs="Roboto" w:eastAsia="Roboto" w:hAnsi="Roboto"/>
          <w:color w:val="444746"/>
          <w:sz w:val="21"/>
          <w:szCs w:val="21"/>
          <w:highlight w:val="yellow"/>
          <w:rtl w:val="0"/>
        </w:rPr>
        <w:t xml:space="preserve">[VA combinaison des batteries identifiées par Anne]</w:t>
      </w:r>
      <w:r w:rsidDel="00000000" w:rsidR="00000000" w:rsidRPr="00000000">
        <w:rPr>
          <w:rtl w:val="0"/>
        </w:rPr>
      </w:r>
    </w:p>
    <w:p w:rsidR="00000000" w:rsidDel="00000000" w:rsidP="00000000" w:rsidRDefault="00000000" w:rsidRPr="00000000" w14:paraId="000003F1">
      <w:pPr>
        <w:spacing w:line="240" w:lineRule="auto"/>
        <w:rPr>
          <w:rFonts w:ascii="Roboto" w:cs="Roboto" w:eastAsia="Roboto" w:hAnsi="Roboto"/>
          <w:color w:val="444746"/>
          <w:sz w:val="21"/>
          <w:szCs w:val="21"/>
          <w:highlight w:val="yellow"/>
        </w:rPr>
      </w:pPr>
      <w:r w:rsidDel="00000000" w:rsidR="00000000" w:rsidRPr="00000000">
        <w:rPr>
          <w:rFonts w:ascii="Cambria" w:cs="Cambria" w:eastAsia="Cambria" w:hAnsi="Cambria"/>
          <w:color w:val="0000ff"/>
          <w:sz w:val="24"/>
          <w:szCs w:val="24"/>
          <w:rtl w:val="0"/>
        </w:rPr>
        <w:t xml:space="preserve">-- échelle à 5 points : “Never”, “rarely”, “sometimes”, “often”, “very often”, not applicable</w:t>
      </w:r>
      <w:r w:rsidDel="00000000" w:rsidR="00000000" w:rsidRPr="00000000">
        <w:rPr>
          <w:rtl w:val="0"/>
        </w:rPr>
      </w:r>
    </w:p>
    <w:p w:rsidR="00000000" w:rsidDel="00000000" w:rsidP="00000000" w:rsidRDefault="00000000" w:rsidRPr="00000000" w14:paraId="000003F2">
      <w:pPr>
        <w:numPr>
          <w:ilvl w:val="0"/>
          <w:numId w:val="4"/>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When someone comes to your door</w:t>
      </w:r>
    </w:p>
    <w:p w:rsidR="00000000" w:rsidDel="00000000" w:rsidP="00000000" w:rsidRDefault="00000000" w:rsidRPr="00000000" w14:paraId="000003F3">
      <w:pPr>
        <w:numPr>
          <w:ilvl w:val="0"/>
          <w:numId w:val="4"/>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During meetings at school (with the teacher, school staff)</w:t>
      </w:r>
    </w:p>
    <w:p w:rsidR="00000000" w:rsidDel="00000000" w:rsidP="00000000" w:rsidRDefault="00000000" w:rsidRPr="00000000" w14:paraId="000003F4">
      <w:pPr>
        <w:numPr>
          <w:ilvl w:val="0"/>
          <w:numId w:val="4"/>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During meetings at the bank</w:t>
      </w:r>
    </w:p>
    <w:p w:rsidR="00000000" w:rsidDel="00000000" w:rsidP="00000000" w:rsidRDefault="00000000" w:rsidRPr="00000000" w14:paraId="000003F5">
      <w:pPr>
        <w:numPr>
          <w:ilvl w:val="0"/>
          <w:numId w:val="4"/>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During meetings or activities in a community center</w:t>
      </w:r>
    </w:p>
    <w:p w:rsidR="00000000" w:rsidDel="00000000" w:rsidP="00000000" w:rsidRDefault="00000000" w:rsidRPr="00000000" w14:paraId="000003F6">
      <w:pPr>
        <w:numPr>
          <w:ilvl w:val="0"/>
          <w:numId w:val="4"/>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During appointments with the doctor, at the hospital or pharmacy</w:t>
      </w:r>
    </w:p>
    <w:p w:rsidR="00000000" w:rsidDel="00000000" w:rsidP="00000000" w:rsidRDefault="00000000" w:rsidRPr="00000000" w14:paraId="000003F7">
      <w:pPr>
        <w:numPr>
          <w:ilvl w:val="0"/>
          <w:numId w:val="4"/>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On the street, in stores or in restaurants</w:t>
      </w:r>
    </w:p>
    <w:p w:rsidR="00000000" w:rsidDel="00000000" w:rsidP="00000000" w:rsidRDefault="00000000" w:rsidRPr="00000000" w14:paraId="000003F8">
      <w:pPr>
        <w:numPr>
          <w:ilvl w:val="0"/>
          <w:numId w:val="4"/>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Work-related conversations (making appointments, with a client or boss)</w:t>
      </w:r>
    </w:p>
    <w:p w:rsidR="00000000" w:rsidDel="00000000" w:rsidP="00000000" w:rsidRDefault="00000000" w:rsidRPr="00000000" w14:paraId="000003F9">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FA">
      <w:pPr>
        <w:spacing w:line="240" w:lineRule="auto"/>
        <w:rPr>
          <w:rFonts w:ascii="Cambria" w:cs="Cambria" w:eastAsia="Cambria" w:hAnsi="Cambria"/>
          <w:sz w:val="24"/>
          <w:szCs w:val="24"/>
          <w:highlight w:val="green"/>
        </w:rPr>
      </w:pPr>
      <w:r w:rsidDel="00000000" w:rsidR="00000000" w:rsidRPr="00000000">
        <w:rPr>
          <w:rFonts w:ascii="Cambria" w:cs="Cambria" w:eastAsia="Cambria" w:hAnsi="Cambria"/>
          <w:sz w:val="24"/>
          <w:szCs w:val="24"/>
          <w:highlight w:val="green"/>
          <w:rtl w:val="0"/>
        </w:rPr>
        <w:t xml:space="preserve">[CULTURAL BROKERAGE]</w:t>
      </w:r>
    </w:p>
    <w:p w:rsidR="00000000" w:rsidDel="00000000" w:rsidP="00000000" w:rsidRDefault="00000000" w:rsidRPr="00000000" w14:paraId="000003FB">
      <w:pPr>
        <w:spacing w:line="240" w:lineRule="auto"/>
        <w:rPr>
          <w:rFonts w:ascii="Cambria" w:cs="Cambria" w:eastAsia="Cambria" w:hAnsi="Cambria"/>
          <w:sz w:val="24"/>
          <w:szCs w:val="24"/>
          <w:shd w:fill="999999" w:val="clear"/>
        </w:rPr>
      </w:pPr>
      <w:r w:rsidDel="00000000" w:rsidR="00000000" w:rsidRPr="00000000">
        <w:rPr>
          <w:rFonts w:ascii="Cambria" w:cs="Cambria" w:eastAsia="Cambria" w:hAnsi="Cambria"/>
          <w:b w:val="1"/>
          <w:color w:val="0070c0"/>
          <w:sz w:val="24"/>
          <w:szCs w:val="24"/>
          <w:rtl w:val="0"/>
        </w:rPr>
        <w:t xml:space="preserve">[SI : IMMIGRANT]</w:t>
      </w:r>
      <w:r w:rsidDel="00000000" w:rsidR="00000000" w:rsidRPr="00000000">
        <w:rPr>
          <w:rtl w:val="0"/>
        </w:rPr>
      </w:r>
    </w:p>
    <w:p w:rsidR="00000000" w:rsidDel="00000000" w:rsidP="00000000" w:rsidRDefault="00000000" w:rsidRPr="00000000" w14:paraId="000003FC">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FD">
      <w:pPr>
        <w:numPr>
          <w:ilvl w:val="0"/>
          <w:numId w:val="1"/>
        </w:numPr>
        <w:spacing w:line="240" w:lineRule="auto"/>
        <w:ind w:left="720" w:hanging="360"/>
        <w:rPr>
          <w:rFonts w:ascii="Cambria" w:cs="Cambria" w:eastAsia="Cambria" w:hAnsi="Cambria"/>
          <w:color w:val="000000"/>
          <w:sz w:val="24"/>
          <w:szCs w:val="24"/>
        </w:rPr>
      </w:pPr>
      <w:r w:rsidDel="00000000" w:rsidR="00000000" w:rsidRPr="00000000">
        <w:rPr>
          <w:rFonts w:ascii="Cambria" w:cs="Cambria" w:eastAsia="Cambria" w:hAnsi="Cambria"/>
          <w:b w:val="1"/>
          <w:sz w:val="24"/>
          <w:szCs w:val="24"/>
          <w:rtl w:val="0"/>
        </w:rPr>
        <w:t xml:space="preserve">Since you arrived in Quebec</w:t>
      </w:r>
      <w:r w:rsidDel="00000000" w:rsidR="00000000" w:rsidRPr="00000000">
        <w:rPr>
          <w:rFonts w:ascii="Cambria" w:cs="Cambria" w:eastAsia="Cambria" w:hAnsi="Cambria"/>
          <w:sz w:val="24"/>
          <w:szCs w:val="24"/>
          <w:rtl w:val="0"/>
        </w:rPr>
        <w:t xml:space="preserve">, has it happened that</w:t>
      </w:r>
      <w:r w:rsidDel="00000000" w:rsidR="00000000" w:rsidRPr="00000000">
        <w:rPr>
          <w:rFonts w:ascii="Cambria" w:cs="Cambria" w:eastAsia="Cambria" w:hAnsi="Cambria"/>
          <w:b w:val="1"/>
          <w:sz w:val="24"/>
          <w:szCs w:val="24"/>
          <w:rtl w:val="0"/>
        </w:rPr>
        <w:t xml:space="preserve"> your child </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color w:val="0070c0"/>
          <w:sz w:val="24"/>
          <w:szCs w:val="24"/>
          <w:u w:val="single"/>
          <w:rtl w:val="0"/>
        </w:rPr>
        <w:t xml:space="preserve">fill in: </w:t>
      </w:r>
      <w:r w:rsidDel="00000000" w:rsidR="00000000" w:rsidRPr="00000000">
        <w:rPr>
          <w:rFonts w:ascii="Cambria" w:cs="Cambria" w:eastAsia="Cambria" w:hAnsi="Cambria"/>
          <w:b w:val="1"/>
          <w:color w:val="0070c0"/>
          <w:sz w:val="24"/>
          <w:szCs w:val="24"/>
          <w:u w:val="single"/>
          <w:rtl w:val="0"/>
        </w:rPr>
        <w:t xml:space="preserve">prénom</w:t>
      </w:r>
      <w:r w:rsidDel="00000000" w:rsidR="00000000" w:rsidRPr="00000000">
        <w:rPr>
          <w:rFonts w:ascii="Cambria" w:cs="Cambria" w:eastAsia="Cambria" w:hAnsi="Cambria"/>
          <w:color w:val="0070c0"/>
          <w:sz w:val="24"/>
          <w:szCs w:val="24"/>
          <w:rtl w:val="0"/>
        </w:rPr>
        <w:t xml:space="preserve"> de l’aîné </w:t>
      </w:r>
      <w:r w:rsidDel="00000000" w:rsidR="00000000" w:rsidRPr="00000000">
        <w:rPr>
          <w:rFonts w:ascii="Cambria" w:cs="Cambria" w:eastAsia="Cambria" w:hAnsi="Cambria"/>
          <w:b w:val="1"/>
          <w:color w:val="0070c0"/>
          <w:sz w:val="24"/>
          <w:szCs w:val="24"/>
          <w:rtl w:val="0"/>
        </w:rPr>
        <w:t xml:space="preserve">l’enfant nommé de 18 ans ou+</w:t>
      </w:r>
      <w:r w:rsidDel="00000000" w:rsidR="00000000" w:rsidRPr="00000000">
        <w:rPr>
          <w:rFonts w:ascii="Cambria" w:cs="Cambria" w:eastAsia="Cambria" w:hAnsi="Cambria"/>
          <w:color w:val="0070c0"/>
          <w:sz w:val="24"/>
          <w:szCs w:val="24"/>
          <w:rtl w:val="0"/>
        </w:rPr>
        <w:t xml:space="preserve">] </w:t>
      </w:r>
      <w:r w:rsidDel="00000000" w:rsidR="00000000" w:rsidRPr="00000000">
        <w:rPr>
          <w:rFonts w:ascii="Cambria" w:cs="Cambria" w:eastAsia="Cambria" w:hAnsi="Cambria"/>
          <w:sz w:val="24"/>
          <w:szCs w:val="24"/>
          <w:rtl w:val="0"/>
        </w:rPr>
        <w:t xml:space="preserve">has shared information with you and helped you to understand the </w:t>
      </w:r>
      <w:r w:rsidDel="00000000" w:rsidR="00000000" w:rsidRPr="00000000">
        <w:rPr>
          <w:rFonts w:ascii="Cambria" w:cs="Cambria" w:eastAsia="Cambria" w:hAnsi="Cambria"/>
          <w:b w:val="1"/>
          <w:sz w:val="24"/>
          <w:szCs w:val="24"/>
          <w:rtl w:val="0"/>
        </w:rPr>
        <w:t xml:space="preserve">functioning of Quebec society</w:t>
      </w:r>
      <w:r w:rsidDel="00000000" w:rsidR="00000000" w:rsidRPr="00000000">
        <w:rPr>
          <w:rFonts w:ascii="Cambria" w:cs="Cambria" w:eastAsia="Cambria" w:hAnsi="Cambria"/>
          <w:sz w:val="24"/>
          <w:szCs w:val="24"/>
          <w:rtl w:val="0"/>
        </w:rPr>
        <w:t xml:space="preserve"> regarding any of the following subjects?  </w:t>
      </w:r>
      <w:r w:rsidDel="00000000" w:rsidR="00000000" w:rsidRPr="00000000">
        <w:rPr>
          <w:rFonts w:ascii="Cambria" w:cs="Cambria" w:eastAsia="Cambria" w:hAnsi="Cambria"/>
          <w:sz w:val="24"/>
          <w:szCs w:val="24"/>
          <w:highlight w:val="yellow"/>
          <w:rtl w:val="0"/>
        </w:rPr>
        <w:t xml:space="preserve">(VA, inspiré des entrevues avec les intervenants scolaires)</w:t>
      </w:r>
      <w:r w:rsidDel="00000000" w:rsidR="00000000" w:rsidRPr="00000000">
        <w:rPr>
          <w:rtl w:val="0"/>
        </w:rPr>
      </w:r>
    </w:p>
    <w:p w:rsidR="00000000" w:rsidDel="00000000" w:rsidP="00000000" w:rsidRDefault="00000000" w:rsidRPr="00000000" w14:paraId="000003FE">
      <w:pPr>
        <w:spacing w:line="240" w:lineRule="auto"/>
        <w:ind w:left="720" w:firstLine="0"/>
        <w:rPr>
          <w:rFonts w:ascii="Cambria" w:cs="Cambria" w:eastAsia="Cambria" w:hAnsi="Cambria"/>
          <w:color w:val="0000ff"/>
          <w:sz w:val="24"/>
          <w:szCs w:val="24"/>
        </w:rPr>
      </w:pPr>
      <w:r w:rsidDel="00000000" w:rsidR="00000000" w:rsidRPr="00000000">
        <w:rPr>
          <w:rFonts w:ascii="Cambria" w:cs="Cambria" w:eastAsia="Cambria" w:hAnsi="Cambria"/>
          <w:color w:val="0000ff"/>
          <w:sz w:val="24"/>
          <w:szCs w:val="24"/>
          <w:rtl w:val="0"/>
        </w:rPr>
        <w:t xml:space="preserve">-- échelle à 5 points : “Never”, “rarely”, “sometimes”, “often”, “very often”, not applicable</w:t>
      </w:r>
    </w:p>
    <w:p w:rsidR="00000000" w:rsidDel="00000000" w:rsidP="00000000" w:rsidRDefault="00000000" w:rsidRPr="00000000" w14:paraId="000003FF">
      <w:pPr>
        <w:spacing w:line="240" w:lineRule="auto"/>
        <w:ind w:firstLine="720"/>
        <w:rPr>
          <w:rFonts w:ascii="Cambria" w:cs="Cambria" w:eastAsia="Cambria" w:hAnsi="Cambria"/>
          <w:color w:val="0000ff"/>
          <w:sz w:val="24"/>
          <w:szCs w:val="24"/>
        </w:rPr>
      </w:pPr>
      <w:r w:rsidDel="00000000" w:rsidR="00000000" w:rsidRPr="00000000">
        <w:rPr>
          <w:rFonts w:ascii="Cambria" w:cs="Cambria" w:eastAsia="Cambria" w:hAnsi="Cambria"/>
          <w:b w:val="1"/>
          <w:color w:val="0070c0"/>
          <w:sz w:val="24"/>
          <w:szCs w:val="24"/>
          <w:rtl w:val="0"/>
        </w:rPr>
        <w:t xml:space="preserve">[randomize]</w:t>
      </w:r>
      <w:r w:rsidDel="00000000" w:rsidR="00000000" w:rsidRPr="00000000">
        <w:rPr>
          <w:rtl w:val="0"/>
        </w:rPr>
      </w:r>
    </w:p>
    <w:p w:rsidR="00000000" w:rsidDel="00000000" w:rsidP="00000000" w:rsidRDefault="00000000" w:rsidRPr="00000000" w14:paraId="00000400">
      <w:pPr>
        <w:numPr>
          <w:ilvl w:val="1"/>
          <w:numId w:val="14"/>
        </w:numPr>
        <w:spacing w:line="240" w:lineRule="auto"/>
        <w:ind w:left="144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Food (meals, lunch box, grocery shopping) </w:t>
      </w:r>
      <w:r w:rsidDel="00000000" w:rsidR="00000000" w:rsidRPr="00000000">
        <w:rPr>
          <w:rtl w:val="0"/>
        </w:rPr>
      </w:r>
    </w:p>
    <w:p w:rsidR="00000000" w:rsidDel="00000000" w:rsidP="00000000" w:rsidRDefault="00000000" w:rsidRPr="00000000" w14:paraId="00000401">
      <w:pPr>
        <w:numPr>
          <w:ilvl w:val="1"/>
          <w:numId w:val="14"/>
        </w:numPr>
        <w:spacing w:line="240" w:lineRule="auto"/>
        <w:ind w:left="144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Transports (car, bus, taxi, metro)</w:t>
      </w:r>
    </w:p>
    <w:p w:rsidR="00000000" w:rsidDel="00000000" w:rsidP="00000000" w:rsidRDefault="00000000" w:rsidRPr="00000000" w14:paraId="00000402">
      <w:pPr>
        <w:numPr>
          <w:ilvl w:val="1"/>
          <w:numId w:val="14"/>
        </w:numPr>
        <w:spacing w:line="240" w:lineRule="auto"/>
        <w:ind w:left="144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The school system (homework, lessons)</w:t>
      </w:r>
    </w:p>
    <w:p w:rsidR="00000000" w:rsidDel="00000000" w:rsidP="00000000" w:rsidRDefault="00000000" w:rsidRPr="00000000" w14:paraId="00000403">
      <w:pPr>
        <w:numPr>
          <w:ilvl w:val="1"/>
          <w:numId w:val="14"/>
        </w:numPr>
        <w:spacing w:line="240" w:lineRule="auto"/>
        <w:ind w:left="144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Social relationships (with neighbours, friends, colleagues)</w:t>
      </w:r>
    </w:p>
    <w:p w:rsidR="00000000" w:rsidDel="00000000" w:rsidP="00000000" w:rsidRDefault="00000000" w:rsidRPr="00000000" w14:paraId="00000404">
      <w:pPr>
        <w:numPr>
          <w:ilvl w:val="1"/>
          <w:numId w:val="14"/>
        </w:numPr>
        <w:spacing w:line="240" w:lineRule="auto"/>
        <w:ind w:left="144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Winter clothing </w:t>
      </w:r>
    </w:p>
    <w:p w:rsidR="00000000" w:rsidDel="00000000" w:rsidP="00000000" w:rsidRDefault="00000000" w:rsidRPr="00000000" w14:paraId="00000405">
      <w:pPr>
        <w:numPr>
          <w:ilvl w:val="1"/>
          <w:numId w:val="14"/>
        </w:numPr>
        <w:spacing w:line="240" w:lineRule="auto"/>
        <w:ind w:left="144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Jokes and humour </w:t>
      </w:r>
    </w:p>
    <w:p w:rsidR="00000000" w:rsidDel="00000000" w:rsidP="00000000" w:rsidRDefault="00000000" w:rsidRPr="00000000" w14:paraId="00000406">
      <w:pPr>
        <w:numPr>
          <w:ilvl w:val="1"/>
          <w:numId w:val="14"/>
        </w:numPr>
        <w:spacing w:line="240" w:lineRule="auto"/>
        <w:ind w:left="144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The rhythm of life (meal and activity times)</w:t>
      </w:r>
    </w:p>
    <w:p w:rsidR="00000000" w:rsidDel="00000000" w:rsidP="00000000" w:rsidRDefault="00000000" w:rsidRPr="00000000" w14:paraId="00000407">
      <w:pPr>
        <w:numPr>
          <w:ilvl w:val="1"/>
          <w:numId w:val="14"/>
        </w:numPr>
        <w:spacing w:line="240" w:lineRule="auto"/>
        <w:ind w:left="144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The laws of Quebec </w:t>
      </w:r>
    </w:p>
    <w:p w:rsidR="00000000" w:rsidDel="00000000" w:rsidP="00000000" w:rsidRDefault="00000000" w:rsidRPr="00000000" w14:paraId="00000408">
      <w:pPr>
        <w:numPr>
          <w:ilvl w:val="1"/>
          <w:numId w:val="14"/>
        </w:numPr>
        <w:spacing w:line="240" w:lineRule="auto"/>
        <w:ind w:left="144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Children’s rights </w:t>
      </w:r>
    </w:p>
    <w:p w:rsidR="00000000" w:rsidDel="00000000" w:rsidP="00000000" w:rsidRDefault="00000000" w:rsidRPr="00000000" w14:paraId="00000409">
      <w:pPr>
        <w:numPr>
          <w:ilvl w:val="1"/>
          <w:numId w:val="14"/>
        </w:numPr>
        <w:spacing w:line="240" w:lineRule="auto"/>
        <w:ind w:left="144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Parental responsibilities</w:t>
      </w:r>
    </w:p>
    <w:p w:rsidR="00000000" w:rsidDel="00000000" w:rsidP="00000000" w:rsidRDefault="00000000" w:rsidRPr="00000000" w14:paraId="0000040A">
      <w:pPr>
        <w:numPr>
          <w:ilvl w:val="1"/>
          <w:numId w:val="14"/>
        </w:numPr>
        <w:spacing w:line="240" w:lineRule="auto"/>
        <w:ind w:left="144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Others: </w:t>
      </w:r>
      <w:r w:rsidDel="00000000" w:rsidR="00000000" w:rsidRPr="00000000">
        <w:rPr>
          <w:rFonts w:ascii="Cambria" w:cs="Cambria" w:eastAsia="Cambria" w:hAnsi="Cambria"/>
          <w:color w:val="0070c0"/>
          <w:sz w:val="24"/>
          <w:szCs w:val="24"/>
          <w:rtl w:val="0"/>
        </w:rPr>
        <w:t xml:space="preserve">[fill in]</w:t>
      </w:r>
      <w:r w:rsidDel="00000000" w:rsidR="00000000" w:rsidRPr="00000000">
        <w:rPr>
          <w:rtl w:val="0"/>
        </w:rPr>
      </w:r>
    </w:p>
    <w:p w:rsidR="00000000" w:rsidDel="00000000" w:rsidP="00000000" w:rsidRDefault="00000000" w:rsidRPr="00000000" w14:paraId="0000040B">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0C">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0D">
      <w:pPr>
        <w:spacing w:line="240" w:lineRule="auto"/>
        <w:rPr>
          <w:rFonts w:ascii="Cambria" w:cs="Cambria" w:eastAsia="Cambria" w:hAnsi="Cambria"/>
          <w:b w:val="1"/>
          <w:color w:val="0070c0"/>
          <w:sz w:val="24"/>
          <w:szCs w:val="24"/>
        </w:rPr>
      </w:pPr>
      <w:r w:rsidDel="00000000" w:rsidR="00000000" w:rsidRPr="00000000">
        <w:rPr>
          <w:rFonts w:ascii="Cambria" w:cs="Cambria" w:eastAsia="Cambria" w:hAnsi="Cambria"/>
          <w:b w:val="1"/>
          <w:color w:val="0070c0"/>
          <w:sz w:val="24"/>
          <w:szCs w:val="24"/>
          <w:rtl w:val="0"/>
        </w:rPr>
        <w:t xml:space="preserve">[nouvelle page]</w:t>
      </w:r>
    </w:p>
    <w:p w:rsidR="00000000" w:rsidDel="00000000" w:rsidP="00000000" w:rsidRDefault="00000000" w:rsidRPr="00000000" w14:paraId="0000040E">
      <w:pPr>
        <w:spacing w:line="240" w:lineRule="auto"/>
        <w:rPr>
          <w:rFonts w:ascii="Cambria" w:cs="Cambria" w:eastAsia="Cambria" w:hAnsi="Cambria"/>
          <w:b w:val="1"/>
          <w:color w:val="0070c0"/>
          <w:sz w:val="24"/>
          <w:szCs w:val="24"/>
        </w:rPr>
      </w:pPr>
      <w:r w:rsidDel="00000000" w:rsidR="00000000" w:rsidRPr="00000000">
        <w:rPr>
          <w:rFonts w:ascii="Cambria" w:cs="Cambria" w:eastAsia="Cambria" w:hAnsi="Cambria"/>
          <w:b w:val="1"/>
          <w:color w:val="0070c0"/>
          <w:sz w:val="24"/>
          <w:szCs w:val="24"/>
          <w:rtl w:val="0"/>
        </w:rPr>
        <w:t xml:space="preserve">[condition: SI + que ‘jamais’ à: </w:t>
      </w:r>
      <w:r w:rsidDel="00000000" w:rsidR="00000000" w:rsidRPr="00000000">
        <w:rPr>
          <w:rFonts w:ascii="Cambria" w:cs="Cambria" w:eastAsia="Cambria" w:hAnsi="Cambria"/>
          <w:b w:val="1"/>
          <w:color w:val="0070c0"/>
          <w:sz w:val="24"/>
          <w:szCs w:val="24"/>
          <w:u w:val="single"/>
          <w:rtl w:val="0"/>
        </w:rPr>
        <w:t xml:space="preserve">au moins 1</w:t>
      </w:r>
      <w:r w:rsidDel="00000000" w:rsidR="00000000" w:rsidRPr="00000000">
        <w:rPr>
          <w:rFonts w:ascii="Cambria" w:cs="Cambria" w:eastAsia="Cambria" w:hAnsi="Cambria"/>
          <w:b w:val="1"/>
          <w:color w:val="0070c0"/>
          <w:sz w:val="24"/>
          <w:szCs w:val="24"/>
          <w:rtl w:val="0"/>
        </w:rPr>
        <w:t xml:space="preserve"> des sous-questions, des 3 questions précédentes]</w:t>
      </w:r>
      <w:r w:rsidDel="00000000" w:rsidR="00000000" w:rsidRPr="00000000">
        <w:rPr>
          <w:rtl w:val="0"/>
        </w:rPr>
      </w:r>
    </w:p>
    <w:p w:rsidR="00000000" w:rsidDel="00000000" w:rsidP="00000000" w:rsidRDefault="00000000" w:rsidRPr="00000000" w14:paraId="0000040F">
      <w:pPr>
        <w:numPr>
          <w:ilvl w:val="0"/>
          <w:numId w:val="1"/>
        </w:numPr>
        <w:ind w:left="720" w:hanging="360"/>
        <w:rPr>
          <w:rFonts w:ascii="Cambria" w:cs="Cambria" w:eastAsia="Cambria" w:hAnsi="Cambria"/>
          <w:color w:val="000000"/>
          <w:sz w:val="24"/>
          <w:szCs w:val="24"/>
        </w:rPr>
      </w:pPr>
      <w:r w:rsidDel="00000000" w:rsidR="00000000" w:rsidRPr="00000000">
        <w:rPr>
          <w:rtl w:val="0"/>
        </w:rPr>
        <w:t xml:space="preserve">How much do you agree or disagree with each of the following statements?</w:t>
      </w:r>
      <w:r w:rsidDel="00000000" w:rsidR="00000000" w:rsidRPr="00000000">
        <w:rPr>
          <w:rtl w:val="0"/>
        </w:rPr>
      </w:r>
    </w:p>
    <w:p w:rsidR="00000000" w:rsidDel="00000000" w:rsidP="00000000" w:rsidRDefault="00000000" w:rsidRPr="00000000" w14:paraId="00000410">
      <w:pPr>
        <w:spacing w:line="240" w:lineRule="auto"/>
        <w:ind w:left="720" w:firstLine="0"/>
        <w:rPr>
          <w:rFonts w:ascii="Cambria" w:cs="Cambria" w:eastAsia="Cambria" w:hAnsi="Cambria"/>
          <w:sz w:val="24"/>
          <w:szCs w:val="24"/>
          <w:highlight w:val="yellow"/>
        </w:rPr>
      </w:pPr>
      <w:r w:rsidDel="00000000" w:rsidR="00000000" w:rsidRPr="00000000">
        <w:rPr>
          <w:rFonts w:ascii="Cambria" w:cs="Cambria" w:eastAsia="Cambria" w:hAnsi="Cambria"/>
          <w:sz w:val="24"/>
          <w:szCs w:val="24"/>
          <w:highlight w:val="yellow"/>
          <w:rtl w:val="0"/>
        </w:rPr>
        <w:t xml:space="preserve">(VA, basé sur les entrevues avec les intervenants scolaires, réaction des parents à l’aide des enfants)</w:t>
      </w:r>
    </w:p>
    <w:p w:rsidR="00000000" w:rsidDel="00000000" w:rsidP="00000000" w:rsidRDefault="00000000" w:rsidRPr="00000000" w14:paraId="00000411">
      <w:pPr>
        <w:ind w:left="720" w:firstLine="0"/>
        <w:rPr>
          <w:rFonts w:ascii="Cambria" w:cs="Cambria" w:eastAsia="Cambria" w:hAnsi="Cambria"/>
          <w:color w:val="0000ff"/>
          <w:sz w:val="24"/>
          <w:szCs w:val="24"/>
        </w:rPr>
      </w:pPr>
      <w:r w:rsidDel="00000000" w:rsidR="00000000" w:rsidRPr="00000000">
        <w:rPr>
          <w:rFonts w:ascii="Cambria" w:cs="Cambria" w:eastAsia="Cambria" w:hAnsi="Cambria"/>
          <w:color w:val="0000ff"/>
          <w:sz w:val="24"/>
          <w:szCs w:val="24"/>
          <w:rtl w:val="0"/>
        </w:rPr>
        <w:t xml:space="preserve">-- échelle à </w:t>
      </w:r>
      <w:r w:rsidDel="00000000" w:rsidR="00000000" w:rsidRPr="00000000">
        <w:rPr>
          <w:rFonts w:ascii="Cambria" w:cs="Cambria" w:eastAsia="Cambria" w:hAnsi="Cambria"/>
          <w:color w:val="0000ff"/>
          <w:sz w:val="24"/>
          <w:szCs w:val="24"/>
          <w:shd w:fill="c9daf8" w:val="clear"/>
          <w:rtl w:val="0"/>
        </w:rPr>
        <w:t xml:space="preserve">6 pts</w:t>
      </w:r>
      <w:r w:rsidDel="00000000" w:rsidR="00000000" w:rsidRPr="00000000">
        <w:rPr>
          <w:rFonts w:ascii="Cambria" w:cs="Cambria" w:eastAsia="Cambria" w:hAnsi="Cambria"/>
          <w:color w:val="0000ff"/>
          <w:sz w:val="24"/>
          <w:szCs w:val="24"/>
          <w:rtl w:val="0"/>
        </w:rPr>
        <w:t xml:space="preserve">:  “completely disagree”,“mostly disagree”, “slightly disagree”,“slightly agree”, “mostly agree”, “completely agree”</w:t>
      </w:r>
    </w:p>
    <w:p w:rsidR="00000000" w:rsidDel="00000000" w:rsidP="00000000" w:rsidRDefault="00000000" w:rsidRPr="00000000" w14:paraId="00000412">
      <w:pPr>
        <w:spacing w:line="240" w:lineRule="auto"/>
        <w:ind w:firstLine="720"/>
        <w:rPr>
          <w:rFonts w:ascii="Cambria" w:cs="Cambria" w:eastAsia="Cambria" w:hAnsi="Cambria"/>
          <w:sz w:val="24"/>
          <w:szCs w:val="24"/>
        </w:rPr>
      </w:pPr>
      <w:r w:rsidDel="00000000" w:rsidR="00000000" w:rsidRPr="00000000">
        <w:rPr>
          <w:rFonts w:ascii="Cambria" w:cs="Cambria" w:eastAsia="Cambria" w:hAnsi="Cambria"/>
          <w:b w:val="1"/>
          <w:color w:val="3d85c6"/>
          <w:sz w:val="24"/>
          <w:szCs w:val="24"/>
          <w:rtl w:val="0"/>
        </w:rPr>
        <w:t xml:space="preserve">[**randomize the statements]</w:t>
      </w:r>
      <w:r w:rsidDel="00000000" w:rsidR="00000000" w:rsidRPr="00000000">
        <w:rPr>
          <w:rtl w:val="0"/>
        </w:rPr>
      </w:r>
    </w:p>
    <w:p w:rsidR="00000000" w:rsidDel="00000000" w:rsidP="00000000" w:rsidRDefault="00000000" w:rsidRPr="00000000" w14:paraId="00000413">
      <w:pPr>
        <w:numPr>
          <w:ilvl w:val="0"/>
          <w:numId w:val="9"/>
        </w:numPr>
        <w:spacing w:line="240" w:lineRule="auto"/>
        <w:ind w:left="1133.858267716535"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My child feels proud to be able to help me.</w:t>
      </w:r>
    </w:p>
    <w:p w:rsidR="00000000" w:rsidDel="00000000" w:rsidP="00000000" w:rsidRDefault="00000000" w:rsidRPr="00000000" w14:paraId="00000414">
      <w:pPr>
        <w:numPr>
          <w:ilvl w:val="0"/>
          <w:numId w:val="9"/>
        </w:numPr>
        <w:spacing w:line="240" w:lineRule="auto"/>
        <w:ind w:left="1133.858267716535"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My child would prefer not to have to help me.</w:t>
      </w:r>
    </w:p>
    <w:p w:rsidR="00000000" w:rsidDel="00000000" w:rsidP="00000000" w:rsidRDefault="00000000" w:rsidRPr="00000000" w14:paraId="00000415">
      <w:pPr>
        <w:numPr>
          <w:ilvl w:val="0"/>
          <w:numId w:val="9"/>
        </w:numPr>
        <w:spacing w:line="240" w:lineRule="auto"/>
        <w:ind w:left="1133.858267716535"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In an ideal world, I would like my child not to have to help me as much.</w:t>
      </w:r>
    </w:p>
    <w:p w:rsidR="00000000" w:rsidDel="00000000" w:rsidP="00000000" w:rsidRDefault="00000000" w:rsidRPr="00000000" w14:paraId="00000416">
      <w:pPr>
        <w:numPr>
          <w:ilvl w:val="0"/>
          <w:numId w:val="9"/>
        </w:numPr>
        <w:spacing w:line="240" w:lineRule="auto"/>
        <w:ind w:left="1133.858267716535"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My child is in a position of power over me, because he knows more about Quebec than me.</w:t>
      </w:r>
      <w:r w:rsidDel="00000000" w:rsidR="00000000" w:rsidRPr="00000000">
        <w:br w:type="page"/>
      </w:r>
      <w:r w:rsidDel="00000000" w:rsidR="00000000" w:rsidRPr="00000000">
        <w:rPr>
          <w:rtl w:val="0"/>
        </w:rPr>
      </w:r>
    </w:p>
    <w:p w:rsidR="00000000" w:rsidDel="00000000" w:rsidP="00000000" w:rsidRDefault="00000000" w:rsidRPr="00000000" w14:paraId="00000417">
      <w:pPr>
        <w:spacing w:line="240" w:lineRule="auto"/>
        <w:rPr>
          <w:rFonts w:ascii="Cambria" w:cs="Cambria" w:eastAsia="Cambria" w:hAnsi="Cambria"/>
          <w:b w:val="1"/>
          <w:sz w:val="24"/>
          <w:szCs w:val="24"/>
          <w:highlight w:val="yellow"/>
          <w:u w:val="single"/>
        </w:rPr>
      </w:pPr>
      <w:r w:rsidDel="00000000" w:rsidR="00000000" w:rsidRPr="00000000">
        <w:rPr>
          <w:rFonts w:ascii="Cambria" w:cs="Cambria" w:eastAsia="Cambria" w:hAnsi="Cambria"/>
          <w:b w:val="1"/>
          <w:sz w:val="24"/>
          <w:szCs w:val="24"/>
          <w:highlight w:val="yellow"/>
          <w:u w:val="single"/>
          <w:rtl w:val="0"/>
        </w:rPr>
        <w:t xml:space="preserve">-----------------------------------------------------------------------------------------------------------------</w:t>
      </w:r>
    </w:p>
    <w:p w:rsidR="00000000" w:rsidDel="00000000" w:rsidP="00000000" w:rsidRDefault="00000000" w:rsidRPr="00000000" w14:paraId="00000418">
      <w:pPr>
        <w:spacing w:line="240" w:lineRule="auto"/>
        <w:rPr>
          <w:rFonts w:ascii="Cambria" w:cs="Cambria" w:eastAsia="Cambria" w:hAnsi="Cambria"/>
          <w:b w:val="1"/>
          <w:sz w:val="24"/>
          <w:szCs w:val="24"/>
          <w:highlight w:val="yellow"/>
          <w:u w:val="single"/>
        </w:rPr>
      </w:pPr>
      <w:r w:rsidDel="00000000" w:rsidR="00000000" w:rsidRPr="00000000">
        <w:rPr>
          <w:rtl w:val="0"/>
        </w:rPr>
      </w:r>
    </w:p>
    <w:p w:rsidR="00000000" w:rsidDel="00000000" w:rsidP="00000000" w:rsidRDefault="00000000" w:rsidRPr="00000000" w14:paraId="00000419">
      <w:pPr>
        <w:spacing w:line="240" w:lineRule="auto"/>
        <w:rPr>
          <w:rFonts w:ascii="Cambria" w:cs="Cambria" w:eastAsia="Cambria" w:hAnsi="Cambria"/>
          <w:b w:val="1"/>
          <w:sz w:val="24"/>
          <w:szCs w:val="24"/>
          <w:highlight w:val="cyan"/>
          <w:u w:val="single"/>
        </w:rPr>
      </w:pPr>
      <w:r w:rsidDel="00000000" w:rsidR="00000000" w:rsidRPr="00000000">
        <w:rPr>
          <w:rFonts w:ascii="Cambria" w:cs="Cambria" w:eastAsia="Cambria" w:hAnsi="Cambria"/>
          <w:b w:val="1"/>
          <w:sz w:val="24"/>
          <w:szCs w:val="24"/>
          <w:highlight w:val="cyan"/>
          <w:u w:val="single"/>
          <w:rtl w:val="0"/>
        </w:rPr>
        <w:t xml:space="preserve">*** Batterie AIDE</w:t>
      </w:r>
    </w:p>
    <w:p w:rsidR="00000000" w:rsidDel="00000000" w:rsidP="00000000" w:rsidRDefault="00000000" w:rsidRPr="00000000" w14:paraId="0000041A">
      <w:pPr>
        <w:spacing w:line="240" w:lineRule="auto"/>
        <w:rPr>
          <w:rFonts w:ascii="Cambria" w:cs="Cambria" w:eastAsia="Cambria" w:hAnsi="Cambria"/>
          <w:b w:val="1"/>
          <w:sz w:val="24"/>
          <w:szCs w:val="24"/>
          <w:highlight w:val="cyan"/>
          <w:u w:val="single"/>
        </w:rPr>
      </w:pPr>
      <w:r w:rsidDel="00000000" w:rsidR="00000000" w:rsidRPr="00000000">
        <w:rPr>
          <w:rFonts w:ascii="Cambria" w:cs="Cambria" w:eastAsia="Cambria" w:hAnsi="Cambria"/>
          <w:b w:val="1"/>
          <w:color w:val="9900ff"/>
          <w:sz w:val="40"/>
          <w:szCs w:val="40"/>
          <w:highlight w:val="cyan"/>
          <w:u w:val="single"/>
          <w:rtl w:val="0"/>
        </w:rPr>
        <w:t xml:space="preserve">OPTION</w:t>
      </w:r>
      <w:r w:rsidDel="00000000" w:rsidR="00000000" w:rsidRPr="00000000">
        <w:rPr>
          <w:rFonts w:ascii="Cambria" w:cs="Cambria" w:eastAsia="Cambria" w:hAnsi="Cambria"/>
          <w:b w:val="1"/>
          <w:sz w:val="24"/>
          <w:szCs w:val="24"/>
          <w:highlight w:val="cyan"/>
          <w:u w:val="single"/>
          <w:rtl w:val="0"/>
        </w:rPr>
        <w:t xml:space="preserve"> : POUR </w:t>
      </w:r>
      <w:r w:rsidDel="00000000" w:rsidR="00000000" w:rsidRPr="00000000">
        <w:rPr>
          <w:rFonts w:ascii="Cambria" w:cs="Cambria" w:eastAsia="Cambria" w:hAnsi="Cambria"/>
          <w:b w:val="1"/>
          <w:color w:val="ff00ff"/>
          <w:sz w:val="30"/>
          <w:szCs w:val="30"/>
          <w:highlight w:val="cyan"/>
          <w:u w:val="single"/>
          <w:rtl w:val="0"/>
        </w:rPr>
        <w:t xml:space="preserve">LES 16-17 ans</w:t>
      </w:r>
      <w:r w:rsidDel="00000000" w:rsidR="00000000" w:rsidRPr="00000000">
        <w:rPr>
          <w:rFonts w:ascii="Cambria" w:cs="Cambria" w:eastAsia="Cambria" w:hAnsi="Cambria"/>
          <w:b w:val="1"/>
          <w:sz w:val="24"/>
          <w:szCs w:val="24"/>
          <w:highlight w:val="cyan"/>
          <w:u w:val="single"/>
          <w:rtl w:val="0"/>
        </w:rPr>
        <w:t xml:space="preserve"> -ET- au cégep OU univ OU pas à l’école</w:t>
      </w:r>
    </w:p>
    <w:p w:rsidR="00000000" w:rsidDel="00000000" w:rsidP="00000000" w:rsidRDefault="00000000" w:rsidRPr="00000000" w14:paraId="0000041B">
      <w:pPr>
        <w:spacing w:line="240" w:lineRule="auto"/>
        <w:rPr>
          <w:rFonts w:ascii="Cambria" w:cs="Cambria" w:eastAsia="Cambria" w:hAnsi="Cambria"/>
          <w:b w:val="1"/>
          <w:sz w:val="24"/>
          <w:szCs w:val="24"/>
          <w:highlight w:val="yellow"/>
          <w:u w:val="single"/>
        </w:rPr>
      </w:pPr>
      <w:r w:rsidDel="00000000" w:rsidR="00000000" w:rsidRPr="00000000">
        <w:rPr>
          <w:rtl w:val="0"/>
        </w:rPr>
      </w:r>
    </w:p>
    <w:p w:rsidR="00000000" w:rsidDel="00000000" w:rsidP="00000000" w:rsidRDefault="00000000" w:rsidRPr="00000000" w14:paraId="0000041C">
      <w:pPr>
        <w:spacing w:line="240" w:lineRule="auto"/>
        <w:rPr>
          <w:rFonts w:ascii="Cambria" w:cs="Cambria" w:eastAsia="Cambria" w:hAnsi="Cambria"/>
          <w:b w:val="1"/>
          <w:sz w:val="24"/>
          <w:szCs w:val="24"/>
          <w:highlight w:val="yellow"/>
          <w:u w:val="single"/>
        </w:rPr>
      </w:pPr>
      <w:r w:rsidDel="00000000" w:rsidR="00000000" w:rsidRPr="00000000">
        <w:rPr>
          <w:rFonts w:ascii="Cambria" w:cs="Cambria" w:eastAsia="Cambria" w:hAnsi="Cambria"/>
          <w:b w:val="1"/>
          <w:sz w:val="24"/>
          <w:szCs w:val="24"/>
          <w:highlight w:val="yellow"/>
          <w:u w:val="single"/>
          <w:rtl w:val="0"/>
        </w:rPr>
        <w:t xml:space="preserve">[DO YOU HAVE TIME?]</w:t>
      </w:r>
    </w:p>
    <w:p w:rsidR="00000000" w:rsidDel="00000000" w:rsidP="00000000" w:rsidRDefault="00000000" w:rsidRPr="00000000" w14:paraId="0000041D">
      <w:pPr>
        <w:spacing w:line="240" w:lineRule="auto"/>
        <w:rPr>
          <w:rFonts w:ascii="Cambria" w:cs="Cambria" w:eastAsia="Cambria" w:hAnsi="Cambria"/>
          <w:b w:val="1"/>
          <w:sz w:val="24"/>
          <w:szCs w:val="24"/>
          <w:highlight w:val="yellow"/>
          <w:u w:val="single"/>
        </w:rPr>
      </w:pPr>
      <w:r w:rsidDel="00000000" w:rsidR="00000000" w:rsidRPr="00000000">
        <w:rPr>
          <w:rtl w:val="0"/>
        </w:rPr>
      </w:r>
    </w:p>
    <w:p w:rsidR="00000000" w:rsidDel="00000000" w:rsidP="00000000" w:rsidRDefault="00000000" w:rsidRPr="00000000" w14:paraId="0000041E">
      <w:pPr>
        <w:pStyle w:val="Heading1"/>
        <w:spacing w:after="0" w:before="0" w:line="276.00000545454543" w:lineRule="auto"/>
        <w:rPr/>
      </w:pPr>
      <w:bookmarkStart w:colFirst="0" w:colLast="0" w:name="_heading=h.8y3sftg62mn9" w:id="34"/>
      <w:bookmarkEnd w:id="34"/>
      <w:r w:rsidDel="00000000" w:rsidR="00000000" w:rsidRPr="00000000">
        <w:rPr>
          <w:rFonts w:ascii="Cambria" w:cs="Cambria" w:eastAsia="Cambria" w:hAnsi="Cambria"/>
          <w:b w:val="1"/>
          <w:sz w:val="24"/>
          <w:szCs w:val="24"/>
          <w:rtl w:val="0"/>
        </w:rPr>
        <w:t xml:space="preserve">⇒ Do you have 5 extra minutes </w:t>
      </w:r>
      <w:r w:rsidDel="00000000" w:rsidR="00000000" w:rsidRPr="00000000">
        <w:rPr>
          <w:rFonts w:ascii="Cambria" w:cs="Cambria" w:eastAsia="Cambria" w:hAnsi="Cambria"/>
          <w:sz w:val="24"/>
          <w:szCs w:val="24"/>
          <w:rtl w:val="0"/>
        </w:rPr>
        <w:t xml:space="preserve">to answer a few additional questions about your child(ren) </w:t>
      </w:r>
      <w:r w:rsidDel="00000000" w:rsidR="00000000" w:rsidRPr="00000000">
        <w:rPr>
          <w:rFonts w:ascii="Cambria" w:cs="Cambria" w:eastAsia="Cambria" w:hAnsi="Cambria"/>
          <w:b w:val="1"/>
          <w:sz w:val="24"/>
          <w:szCs w:val="24"/>
          <w:rtl w:val="0"/>
        </w:rPr>
        <w:t xml:space="preserve">16 years or older</w:t>
      </w:r>
      <w:r w:rsidDel="00000000" w:rsidR="00000000" w:rsidRPr="00000000">
        <w:rPr>
          <w:rFonts w:ascii="Cambria" w:cs="Cambria" w:eastAsia="Cambria" w:hAnsi="Cambria"/>
          <w:sz w:val="24"/>
          <w:szCs w:val="24"/>
          <w:rtl w:val="0"/>
        </w:rPr>
        <w:t xml:space="preserve">?</w:t>
      </w:r>
      <w:r w:rsidDel="00000000" w:rsidR="00000000" w:rsidRPr="00000000">
        <w:rPr>
          <w:rtl w:val="0"/>
        </w:rPr>
      </w:r>
    </w:p>
    <w:p w:rsidR="00000000" w:rsidDel="00000000" w:rsidP="00000000" w:rsidRDefault="00000000" w:rsidRPr="00000000" w14:paraId="0000041F">
      <w:pPr>
        <w:pStyle w:val="Heading1"/>
        <w:spacing w:after="0" w:before="0" w:line="276.00000545454543" w:lineRule="auto"/>
        <w:rPr>
          <w:rFonts w:ascii="Cambria" w:cs="Cambria" w:eastAsia="Cambria" w:hAnsi="Cambria"/>
          <w:sz w:val="24"/>
          <w:szCs w:val="24"/>
        </w:rPr>
      </w:pPr>
      <w:bookmarkStart w:colFirst="0" w:colLast="0" w:name="_heading=h.qgtq9nxd5x91" w:id="35"/>
      <w:bookmarkEnd w:id="35"/>
      <w:r w:rsidDel="00000000" w:rsidR="00000000" w:rsidRPr="00000000">
        <w:rPr>
          <w:rtl w:val="0"/>
        </w:rPr>
      </w:r>
    </w:p>
    <w:p w:rsidR="00000000" w:rsidDel="00000000" w:rsidP="00000000" w:rsidRDefault="00000000" w:rsidRPr="00000000" w14:paraId="00000420">
      <w:pPr>
        <w:keepNext w:val="1"/>
        <w:keepLines w:val="1"/>
        <w:spacing w:line="276.00000545454543"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 thank you for answering a few more questions, we will give you 2 additional chances to win one of the gift cards.</w:t>
      </w:r>
    </w:p>
    <w:p w:rsidR="00000000" w:rsidDel="00000000" w:rsidP="00000000" w:rsidRDefault="00000000" w:rsidRPr="00000000" w14:paraId="00000421">
      <w:pPr>
        <w:keepNext w:val="1"/>
        <w:keepLines w:val="1"/>
        <w:spacing w:line="276.00000545454543"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22">
      <w:pPr>
        <w:keepNext w:val="1"/>
        <w:keepLines w:val="1"/>
        <w:numPr>
          <w:ilvl w:val="0"/>
          <w:numId w:val="20"/>
        </w:numPr>
        <w:ind w:left="1440" w:hanging="360"/>
      </w:pPr>
      <w:r w:rsidDel="00000000" w:rsidR="00000000" w:rsidRPr="00000000">
        <w:rPr>
          <w:rFonts w:ascii="Cambria" w:cs="Cambria" w:eastAsia="Cambria" w:hAnsi="Cambria"/>
          <w:sz w:val="24"/>
          <w:szCs w:val="24"/>
          <w:rtl w:val="0"/>
        </w:rPr>
        <w:t xml:space="preserve">Yes, I'd be happy to answer additional questions          →  </w:t>
      </w:r>
      <w:r w:rsidDel="00000000" w:rsidR="00000000" w:rsidRPr="00000000">
        <w:rPr>
          <w:rFonts w:ascii="Cambria" w:cs="Cambria" w:eastAsia="Cambria" w:hAnsi="Cambria"/>
          <w:color w:val="0070c0"/>
          <w:sz w:val="24"/>
          <w:szCs w:val="24"/>
          <w:rtl w:val="0"/>
        </w:rPr>
        <w:t xml:space="preserve"> PAGE SUIVANTE</w:t>
      </w:r>
      <w:r w:rsidDel="00000000" w:rsidR="00000000" w:rsidRPr="00000000">
        <w:rPr>
          <w:rtl w:val="0"/>
        </w:rPr>
      </w:r>
    </w:p>
    <w:p w:rsidR="00000000" w:rsidDel="00000000" w:rsidP="00000000" w:rsidRDefault="00000000" w:rsidRPr="00000000" w14:paraId="00000423">
      <w:pPr>
        <w:keepNext w:val="1"/>
        <w:keepLines w:val="1"/>
        <w:numPr>
          <w:ilvl w:val="0"/>
          <w:numId w:val="20"/>
        </w:numPr>
        <w:ind w:left="1440" w:hanging="360"/>
      </w:pPr>
      <w:r w:rsidDel="00000000" w:rsidR="00000000" w:rsidRPr="00000000">
        <w:rPr>
          <w:rFonts w:ascii="Cambria" w:cs="Cambria" w:eastAsia="Cambria" w:hAnsi="Cambria"/>
          <w:sz w:val="24"/>
          <w:szCs w:val="24"/>
          <w:rtl w:val="0"/>
        </w:rPr>
        <w:t xml:space="preserve">No, I would like to finish the survey now    →   </w:t>
      </w:r>
      <w:r w:rsidDel="00000000" w:rsidR="00000000" w:rsidRPr="00000000">
        <w:rPr>
          <w:rFonts w:ascii="Cambria" w:cs="Cambria" w:eastAsia="Cambria" w:hAnsi="Cambria"/>
          <w:color w:val="0070c0"/>
          <w:sz w:val="24"/>
          <w:szCs w:val="24"/>
          <w:rtl w:val="0"/>
        </w:rPr>
        <w:t xml:space="preserve"> SECTION : </w:t>
      </w:r>
      <w:r w:rsidDel="00000000" w:rsidR="00000000" w:rsidRPr="00000000">
        <w:rPr>
          <w:rFonts w:ascii="Cambria" w:cs="Cambria" w:eastAsia="Cambria" w:hAnsi="Cambria"/>
          <w:b w:val="1"/>
          <w:color w:val="0070c0"/>
          <w:sz w:val="24"/>
          <w:szCs w:val="24"/>
          <w:rtl w:val="0"/>
        </w:rPr>
        <w:t xml:space="preserve">FIN DU SONDAGE</w:t>
      </w:r>
      <w:r w:rsidDel="00000000" w:rsidR="00000000" w:rsidRPr="00000000">
        <w:rPr>
          <w:rtl w:val="0"/>
        </w:rPr>
      </w:r>
    </w:p>
    <w:p w:rsidR="00000000" w:rsidDel="00000000" w:rsidP="00000000" w:rsidRDefault="00000000" w:rsidRPr="00000000" w14:paraId="00000424">
      <w:pPr>
        <w:spacing w:line="240" w:lineRule="auto"/>
        <w:rPr>
          <w:rFonts w:ascii="Cambria" w:cs="Cambria" w:eastAsia="Cambria" w:hAnsi="Cambria"/>
          <w:b w:val="1"/>
          <w:sz w:val="24"/>
          <w:szCs w:val="24"/>
          <w:highlight w:val="yellow"/>
          <w:u w:val="single"/>
        </w:rPr>
      </w:pPr>
      <w:r w:rsidDel="00000000" w:rsidR="00000000" w:rsidRPr="00000000">
        <w:rPr>
          <w:rtl w:val="0"/>
        </w:rPr>
      </w:r>
    </w:p>
    <w:p w:rsidR="00000000" w:rsidDel="00000000" w:rsidP="00000000" w:rsidRDefault="00000000" w:rsidRPr="00000000" w14:paraId="00000425">
      <w:pPr>
        <w:pStyle w:val="Heading1"/>
        <w:spacing w:after="0" w:before="0" w:lineRule="auto"/>
        <w:rPr>
          <w:rFonts w:ascii="Cambria" w:cs="Cambria" w:eastAsia="Cambria" w:hAnsi="Cambria"/>
          <w:b w:val="1"/>
          <w:sz w:val="24"/>
          <w:szCs w:val="24"/>
          <w:highlight w:val="yellow"/>
          <w:u w:val="single"/>
        </w:rPr>
      </w:pPr>
      <w:bookmarkStart w:colFirst="0" w:colLast="0" w:name="_heading=h.k7fh4uedcsyr" w:id="36"/>
      <w:bookmarkEnd w:id="36"/>
      <w:r w:rsidDel="00000000" w:rsidR="00000000" w:rsidRPr="00000000">
        <w:rPr>
          <w:rFonts w:ascii="Cambria" w:cs="Cambria" w:eastAsia="Cambria" w:hAnsi="Cambria"/>
          <w:color w:val="0070c0"/>
          <w:sz w:val="24"/>
          <w:szCs w:val="24"/>
          <w:rtl w:val="0"/>
        </w:rPr>
        <w:t xml:space="preserve">[PAGE SUIVANTE]</w:t>
      </w:r>
      <w:r w:rsidDel="00000000" w:rsidR="00000000" w:rsidRPr="00000000">
        <w:rPr>
          <w:rtl w:val="0"/>
        </w:rPr>
      </w:r>
    </w:p>
    <w:p w:rsidR="00000000" w:rsidDel="00000000" w:rsidP="00000000" w:rsidRDefault="00000000" w:rsidRPr="00000000" w14:paraId="00000426">
      <w:pPr>
        <w:spacing w:line="240" w:lineRule="auto"/>
        <w:rPr>
          <w:rFonts w:ascii="Cambria" w:cs="Cambria" w:eastAsia="Cambria" w:hAnsi="Cambria"/>
          <w:sz w:val="24"/>
          <w:szCs w:val="24"/>
        </w:rPr>
      </w:pPr>
      <w:r w:rsidDel="00000000" w:rsidR="00000000" w:rsidRPr="00000000">
        <w:rPr>
          <w:rFonts w:ascii="Cambria" w:cs="Cambria" w:eastAsia="Cambria" w:hAnsi="Cambria"/>
          <w:b w:val="1"/>
          <w:color w:val="0070c0"/>
          <w:sz w:val="24"/>
          <w:szCs w:val="24"/>
          <w:rtl w:val="0"/>
        </w:rPr>
        <w:t xml:space="preserve">[SI = </w:t>
      </w:r>
      <w:r w:rsidDel="00000000" w:rsidR="00000000" w:rsidRPr="00000000">
        <w:rPr>
          <w:rFonts w:ascii="Cambria" w:cs="Cambria" w:eastAsia="Cambria" w:hAnsi="Cambria"/>
          <w:b w:val="1"/>
          <w:color w:val="0070c0"/>
          <w:sz w:val="24"/>
          <w:szCs w:val="24"/>
          <w:u w:val="single"/>
          <w:rtl w:val="0"/>
        </w:rPr>
        <w:t xml:space="preserve">plus que 1 enfant de 16-17 ans</w:t>
      </w:r>
      <w:r w:rsidDel="00000000" w:rsidR="00000000" w:rsidRPr="00000000">
        <w:rPr>
          <w:rFonts w:ascii="Cambria" w:cs="Cambria" w:eastAsia="Cambria" w:hAnsi="Cambria"/>
          <w:b w:val="1"/>
          <w:color w:val="0070c0"/>
          <w:sz w:val="24"/>
          <w:szCs w:val="24"/>
          <w:rtl w:val="0"/>
        </w:rPr>
        <w:t xml:space="preserve">: ajouter le préambule suivant)</w:t>
      </w:r>
      <w:r w:rsidDel="00000000" w:rsidR="00000000" w:rsidRPr="00000000">
        <w:rPr>
          <w:rtl w:val="0"/>
        </w:rPr>
      </w:r>
    </w:p>
    <w:p w:rsidR="00000000" w:rsidDel="00000000" w:rsidP="00000000" w:rsidRDefault="00000000" w:rsidRPr="00000000" w14:paraId="00000427">
      <w:pPr>
        <w:spacing w:line="240" w:lineRule="auto"/>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 For the following questions, we ask that you think of your child whose name is </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color w:val="0070c0"/>
          <w:sz w:val="24"/>
          <w:szCs w:val="24"/>
          <w:u w:val="single"/>
          <w:rtl w:val="0"/>
        </w:rPr>
        <w:t xml:space="preserve">fill in: </w:t>
      </w:r>
      <w:r w:rsidDel="00000000" w:rsidR="00000000" w:rsidRPr="00000000">
        <w:rPr>
          <w:rFonts w:ascii="Cambria" w:cs="Cambria" w:eastAsia="Cambria" w:hAnsi="Cambria"/>
          <w:b w:val="1"/>
          <w:color w:val="0070c0"/>
          <w:sz w:val="24"/>
          <w:szCs w:val="24"/>
          <w:u w:val="single"/>
          <w:rtl w:val="0"/>
        </w:rPr>
        <w:t xml:space="preserve">prénom </w:t>
      </w:r>
      <w:r w:rsidDel="00000000" w:rsidR="00000000" w:rsidRPr="00000000">
        <w:rPr>
          <w:rFonts w:ascii="Cambria" w:cs="Cambria" w:eastAsia="Cambria" w:hAnsi="Cambria"/>
          <w:color w:val="0070c0"/>
          <w:sz w:val="24"/>
          <w:szCs w:val="24"/>
          <w:rtl w:val="0"/>
        </w:rPr>
        <w:t xml:space="preserve">de </w:t>
      </w:r>
      <w:r w:rsidDel="00000000" w:rsidR="00000000" w:rsidRPr="00000000">
        <w:rPr>
          <w:rFonts w:ascii="Cambria" w:cs="Cambria" w:eastAsia="Cambria" w:hAnsi="Cambria"/>
          <w:b w:val="1"/>
          <w:color w:val="0070c0"/>
          <w:sz w:val="24"/>
          <w:szCs w:val="24"/>
          <w:u w:val="single"/>
          <w:rtl w:val="0"/>
        </w:rPr>
        <w:t xml:space="preserve">l</w:t>
      </w:r>
      <w:r w:rsidDel="00000000" w:rsidR="00000000" w:rsidRPr="00000000">
        <w:rPr>
          <w:rFonts w:ascii="Cambria" w:cs="Cambria" w:eastAsia="Cambria" w:hAnsi="Cambria"/>
          <w:b w:val="1"/>
          <w:color w:val="0070c0"/>
          <w:sz w:val="24"/>
          <w:szCs w:val="24"/>
          <w:u w:val="single"/>
          <w:rtl w:val="0"/>
        </w:rPr>
        <w:t xml:space="preserve">’aîné</w:t>
      </w:r>
      <w:r w:rsidDel="00000000" w:rsidR="00000000" w:rsidRPr="00000000">
        <w:rPr>
          <w:rFonts w:ascii="Cambria" w:cs="Cambria" w:eastAsia="Cambria" w:hAnsi="Cambria"/>
          <w:color w:val="0070c0"/>
          <w:sz w:val="24"/>
          <w:szCs w:val="24"/>
          <w:rtl w:val="0"/>
        </w:rPr>
        <w:t xml:space="preserve"> des enfants </w:t>
      </w:r>
      <w:r w:rsidDel="00000000" w:rsidR="00000000" w:rsidRPr="00000000">
        <w:rPr>
          <w:rFonts w:ascii="Cambria" w:cs="Cambria" w:eastAsia="Cambria" w:hAnsi="Cambria"/>
          <w:color w:val="0070c0"/>
          <w:sz w:val="24"/>
          <w:szCs w:val="24"/>
          <w:u w:val="single"/>
          <w:rtl w:val="0"/>
        </w:rPr>
        <w:t xml:space="preserve">de</w:t>
      </w:r>
      <w:r w:rsidDel="00000000" w:rsidR="00000000" w:rsidRPr="00000000">
        <w:rPr>
          <w:rFonts w:ascii="Cambria" w:cs="Cambria" w:eastAsia="Cambria" w:hAnsi="Cambria"/>
          <w:b w:val="1"/>
          <w:i w:val="1"/>
          <w:color w:val="0070c0"/>
          <w:sz w:val="24"/>
          <w:szCs w:val="24"/>
          <w:rtl w:val="0"/>
        </w:rPr>
        <w:t xml:space="preserve"> 16-17 ans  -ET- au cégep-univ-pas à l’école</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428">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29">
      <w:pPr>
        <w:spacing w:line="240" w:lineRule="auto"/>
        <w:rPr>
          <w:rFonts w:ascii="Cambria" w:cs="Cambria" w:eastAsia="Cambria" w:hAnsi="Cambria"/>
          <w:sz w:val="24"/>
          <w:szCs w:val="24"/>
        </w:rPr>
      </w:pPr>
      <w:r w:rsidDel="00000000" w:rsidR="00000000" w:rsidRPr="00000000">
        <w:rPr>
          <w:rFonts w:ascii="Cambria" w:cs="Cambria" w:eastAsia="Cambria" w:hAnsi="Cambria"/>
          <w:b w:val="1"/>
          <w:color w:val="0070c0"/>
          <w:sz w:val="24"/>
          <w:szCs w:val="24"/>
          <w:rtl w:val="0"/>
        </w:rPr>
        <w:t xml:space="preserve">[SI = </w:t>
      </w:r>
      <w:r w:rsidDel="00000000" w:rsidR="00000000" w:rsidRPr="00000000">
        <w:rPr>
          <w:rFonts w:ascii="Cambria" w:cs="Cambria" w:eastAsia="Cambria" w:hAnsi="Cambria"/>
          <w:b w:val="1"/>
          <w:color w:val="0070c0"/>
          <w:sz w:val="24"/>
          <w:szCs w:val="24"/>
          <w:u w:val="single"/>
          <w:rtl w:val="0"/>
        </w:rPr>
        <w:t xml:space="preserve">seulement 1</w:t>
      </w:r>
      <w:r w:rsidDel="00000000" w:rsidR="00000000" w:rsidRPr="00000000">
        <w:rPr>
          <w:rFonts w:ascii="Cambria" w:cs="Cambria" w:eastAsia="Cambria" w:hAnsi="Cambria"/>
          <w:b w:val="1"/>
          <w:color w:val="0070c0"/>
          <w:sz w:val="24"/>
          <w:szCs w:val="24"/>
          <w:rtl w:val="0"/>
        </w:rPr>
        <w:t xml:space="preserve"> enfant </w:t>
      </w:r>
      <w:r w:rsidDel="00000000" w:rsidR="00000000" w:rsidRPr="00000000">
        <w:rPr>
          <w:rFonts w:ascii="Cambria" w:cs="Cambria" w:eastAsia="Cambria" w:hAnsi="Cambria"/>
          <w:color w:val="0070c0"/>
          <w:sz w:val="24"/>
          <w:szCs w:val="24"/>
          <w:u w:val="single"/>
          <w:rtl w:val="0"/>
        </w:rPr>
        <w:t xml:space="preserve">de 16-17 ans (pas au sec ou primaire), en plus des plus jeunes enfants </w:t>
      </w:r>
      <w:r w:rsidDel="00000000" w:rsidR="00000000" w:rsidRPr="00000000">
        <w:rPr>
          <w:rFonts w:ascii="Cambria" w:cs="Cambria" w:eastAsia="Cambria" w:hAnsi="Cambria"/>
          <w:b w:val="1"/>
          <w:color w:val="0070c0"/>
          <w:sz w:val="24"/>
          <w:szCs w:val="24"/>
          <w:rtl w:val="0"/>
        </w:rPr>
        <w:t xml:space="preserve">: ne </w:t>
      </w:r>
      <w:r w:rsidDel="00000000" w:rsidR="00000000" w:rsidRPr="00000000">
        <w:rPr>
          <w:rFonts w:ascii="Cambria" w:cs="Cambria" w:eastAsia="Cambria" w:hAnsi="Cambria"/>
          <w:b w:val="1"/>
          <w:color w:val="0070c0"/>
          <w:sz w:val="24"/>
          <w:szCs w:val="24"/>
          <w:u w:val="single"/>
          <w:rtl w:val="0"/>
        </w:rPr>
        <w:t xml:space="preserve">pas</w:t>
      </w:r>
      <w:r w:rsidDel="00000000" w:rsidR="00000000" w:rsidRPr="00000000">
        <w:rPr>
          <w:rFonts w:ascii="Cambria" w:cs="Cambria" w:eastAsia="Cambria" w:hAnsi="Cambria"/>
          <w:b w:val="1"/>
          <w:color w:val="0070c0"/>
          <w:sz w:val="24"/>
          <w:szCs w:val="24"/>
          <w:rtl w:val="0"/>
        </w:rPr>
        <w:t xml:space="preserve"> mettre le préambule précédent)</w:t>
      </w:r>
      <w:r w:rsidDel="00000000" w:rsidR="00000000" w:rsidRPr="00000000">
        <w:rPr>
          <w:rtl w:val="0"/>
        </w:rPr>
      </w:r>
    </w:p>
    <w:p w:rsidR="00000000" w:rsidDel="00000000" w:rsidP="00000000" w:rsidRDefault="00000000" w:rsidRPr="00000000" w14:paraId="0000042A">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2B">
      <w:pPr>
        <w:spacing w:line="240" w:lineRule="auto"/>
        <w:rPr>
          <w:rFonts w:ascii="Cambria" w:cs="Cambria" w:eastAsia="Cambria" w:hAnsi="Cambria"/>
          <w:sz w:val="24"/>
          <w:szCs w:val="24"/>
          <w:highlight w:val="green"/>
        </w:rPr>
      </w:pPr>
      <w:r w:rsidDel="00000000" w:rsidR="00000000" w:rsidRPr="00000000">
        <w:rPr>
          <w:rtl w:val="0"/>
        </w:rPr>
      </w:r>
    </w:p>
    <w:p w:rsidR="00000000" w:rsidDel="00000000" w:rsidP="00000000" w:rsidRDefault="00000000" w:rsidRPr="00000000" w14:paraId="0000042C">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highlight w:val="green"/>
          <w:rtl w:val="0"/>
        </w:rPr>
        <w:t xml:space="preserve">[Language competency of child in French - for non-francophones only]</w:t>
      </w:r>
      <w:r w:rsidDel="00000000" w:rsidR="00000000" w:rsidRPr="00000000">
        <w:rPr>
          <w:rtl w:val="0"/>
        </w:rPr>
      </w:r>
    </w:p>
    <w:p w:rsidR="00000000" w:rsidDel="00000000" w:rsidP="00000000" w:rsidRDefault="00000000" w:rsidRPr="00000000" w14:paraId="0000042D">
      <w:pPr>
        <w:spacing w:line="240" w:lineRule="auto"/>
        <w:rPr>
          <w:rFonts w:ascii="Cambria" w:cs="Cambria" w:eastAsia="Cambria" w:hAnsi="Cambria"/>
          <w:b w:val="1"/>
          <w:color w:val="0070c0"/>
          <w:sz w:val="24"/>
          <w:szCs w:val="24"/>
        </w:rPr>
      </w:pPr>
      <w:r w:rsidDel="00000000" w:rsidR="00000000" w:rsidRPr="00000000">
        <w:rPr>
          <w:rFonts w:ascii="Cambria" w:cs="Cambria" w:eastAsia="Cambria" w:hAnsi="Cambria"/>
          <w:b w:val="1"/>
          <w:color w:val="0070c0"/>
          <w:sz w:val="24"/>
          <w:szCs w:val="24"/>
          <w:rtl w:val="0"/>
        </w:rPr>
        <w:t xml:space="preserve">[SI: langue du parent = </w:t>
      </w:r>
      <w:r w:rsidDel="00000000" w:rsidR="00000000" w:rsidRPr="00000000">
        <w:rPr>
          <w:rFonts w:ascii="Cambria" w:cs="Cambria" w:eastAsia="Cambria" w:hAnsi="Cambria"/>
          <w:b w:val="1"/>
          <w:color w:val="0070c0"/>
          <w:sz w:val="24"/>
          <w:szCs w:val="24"/>
          <w:u w:val="single"/>
          <w:rtl w:val="0"/>
        </w:rPr>
        <w:t xml:space="preserve">PAS français</w:t>
      </w:r>
      <w:r w:rsidDel="00000000" w:rsidR="00000000" w:rsidRPr="00000000">
        <w:rPr>
          <w:rFonts w:ascii="Cambria" w:cs="Cambria" w:eastAsia="Cambria" w:hAnsi="Cambria"/>
          <w:b w:val="1"/>
          <w:color w:val="0070c0"/>
          <w:sz w:val="24"/>
          <w:szCs w:val="24"/>
          <w:rtl w:val="0"/>
        </w:rPr>
        <w:t xml:space="preserve">]</w:t>
      </w:r>
    </w:p>
    <w:p w:rsidR="00000000" w:rsidDel="00000000" w:rsidP="00000000" w:rsidRDefault="00000000" w:rsidRPr="00000000" w14:paraId="0000042E">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2F">
      <w:pPr>
        <w:spacing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Q1. According to you, what is your </w:t>
      </w:r>
      <w:r w:rsidDel="00000000" w:rsidR="00000000" w:rsidRPr="00000000">
        <w:rPr>
          <w:rFonts w:ascii="Cambria" w:cs="Cambria" w:eastAsia="Cambria" w:hAnsi="Cambria"/>
          <w:sz w:val="24"/>
          <w:szCs w:val="24"/>
          <w:rtl w:val="0"/>
        </w:rPr>
        <w:t xml:space="preserve">child </w:t>
      </w:r>
      <w:r w:rsidDel="00000000" w:rsidR="00000000" w:rsidRPr="00000000">
        <w:rPr>
          <w:rFonts w:ascii="Cambria" w:cs="Cambria" w:eastAsia="Cambria" w:hAnsi="Cambria"/>
          <w:b w:val="1"/>
          <w:color w:val="0070c0"/>
          <w:sz w:val="24"/>
          <w:szCs w:val="24"/>
          <w:rtl w:val="0"/>
        </w:rPr>
        <w:t xml:space="preserve">[</w:t>
      </w:r>
      <w:r w:rsidDel="00000000" w:rsidR="00000000" w:rsidRPr="00000000">
        <w:rPr>
          <w:rFonts w:ascii="Cambria" w:cs="Cambria" w:eastAsia="Cambria" w:hAnsi="Cambria"/>
          <w:b w:val="1"/>
          <w:color w:val="0070c0"/>
          <w:sz w:val="24"/>
          <w:szCs w:val="24"/>
          <w:u w:val="single"/>
          <w:rtl w:val="0"/>
        </w:rPr>
        <w:t xml:space="preserve">prénom</w:t>
      </w:r>
      <w:r w:rsidDel="00000000" w:rsidR="00000000" w:rsidRPr="00000000">
        <w:rPr>
          <w:rFonts w:ascii="Cambria" w:cs="Cambria" w:eastAsia="Cambria" w:hAnsi="Cambria"/>
          <w:b w:val="1"/>
          <w:color w:val="0070c0"/>
          <w:sz w:val="24"/>
          <w:szCs w:val="24"/>
          <w:rtl w:val="0"/>
        </w:rPr>
        <w:t xml:space="preserve"> de</w:t>
      </w:r>
      <w:r w:rsidDel="00000000" w:rsidR="00000000" w:rsidRPr="00000000">
        <w:rPr>
          <w:rFonts w:ascii="Cambria" w:cs="Cambria" w:eastAsia="Cambria" w:hAnsi="Cambria"/>
          <w:b w:val="1"/>
          <w:color w:val="0070c0"/>
          <w:sz w:val="24"/>
          <w:szCs w:val="24"/>
          <w:rtl w:val="0"/>
        </w:rPr>
        <w:t xml:space="preserve"> </w:t>
      </w:r>
      <w:r w:rsidDel="00000000" w:rsidR="00000000" w:rsidRPr="00000000">
        <w:rPr>
          <w:rFonts w:ascii="Cambria" w:cs="Cambria" w:eastAsia="Cambria" w:hAnsi="Cambria"/>
          <w:b w:val="1"/>
          <w:color w:val="0070c0"/>
          <w:sz w:val="24"/>
          <w:szCs w:val="24"/>
          <w:rtl w:val="0"/>
        </w:rPr>
        <w:t xml:space="preserve"> </w:t>
      </w:r>
      <w:r w:rsidDel="00000000" w:rsidR="00000000" w:rsidRPr="00000000">
        <w:rPr>
          <w:rFonts w:ascii="Cambria" w:cs="Cambria" w:eastAsia="Cambria" w:hAnsi="Cambria"/>
          <w:b w:val="1"/>
          <w:color w:val="0070c0"/>
          <w:sz w:val="24"/>
          <w:szCs w:val="24"/>
          <w:u w:val="single"/>
          <w:rtl w:val="0"/>
        </w:rPr>
        <w:t xml:space="preserve">l’aîné</w:t>
      </w:r>
      <w:r w:rsidDel="00000000" w:rsidR="00000000" w:rsidRPr="00000000">
        <w:rPr>
          <w:rFonts w:ascii="Cambria" w:cs="Cambria" w:eastAsia="Cambria" w:hAnsi="Cambria"/>
          <w:color w:val="0070c0"/>
          <w:sz w:val="24"/>
          <w:szCs w:val="24"/>
          <w:rtl w:val="0"/>
        </w:rPr>
        <w:t xml:space="preserve"> des enfants </w:t>
      </w:r>
      <w:r w:rsidDel="00000000" w:rsidR="00000000" w:rsidRPr="00000000">
        <w:rPr>
          <w:rFonts w:ascii="Cambria" w:cs="Cambria" w:eastAsia="Cambria" w:hAnsi="Cambria"/>
          <w:color w:val="0070c0"/>
          <w:sz w:val="24"/>
          <w:szCs w:val="24"/>
          <w:u w:val="single"/>
          <w:rtl w:val="0"/>
        </w:rPr>
        <w:t xml:space="preserve">de</w:t>
      </w:r>
      <w:r w:rsidDel="00000000" w:rsidR="00000000" w:rsidRPr="00000000">
        <w:rPr>
          <w:rFonts w:ascii="Cambria" w:cs="Cambria" w:eastAsia="Cambria" w:hAnsi="Cambria"/>
          <w:b w:val="1"/>
          <w:i w:val="1"/>
          <w:color w:val="0070c0"/>
          <w:sz w:val="24"/>
          <w:szCs w:val="24"/>
          <w:rtl w:val="0"/>
        </w:rPr>
        <w:t xml:space="preserve"> 16-17 ans  -ET- au cégep-univ-pas à l’école</w:t>
      </w:r>
      <w:r w:rsidDel="00000000" w:rsidR="00000000" w:rsidRPr="00000000">
        <w:rPr>
          <w:rFonts w:ascii="Cambria" w:cs="Cambria" w:eastAsia="Cambria" w:hAnsi="Cambria"/>
          <w:b w:val="1"/>
          <w:color w:val="0070c0"/>
          <w:sz w:val="24"/>
          <w:szCs w:val="24"/>
          <w:rtl w:val="0"/>
        </w:rPr>
        <w:t xml:space="preserve"> </w:t>
      </w:r>
      <w:r w:rsidDel="00000000" w:rsidR="00000000" w:rsidRPr="00000000">
        <w:rPr>
          <w:rFonts w:ascii="Cambria" w:cs="Cambria" w:eastAsia="Cambria" w:hAnsi="Cambria"/>
          <w:b w:val="1"/>
          <w:color w:val="0070c0"/>
          <w:sz w:val="24"/>
          <w:szCs w:val="24"/>
          <w:u w:val="single"/>
          <w:rtl w:val="0"/>
        </w:rPr>
        <w:t xml:space="preserve">OU</w:t>
      </w:r>
      <w:r w:rsidDel="00000000" w:rsidR="00000000" w:rsidRPr="00000000">
        <w:rPr>
          <w:rFonts w:ascii="Cambria" w:cs="Cambria" w:eastAsia="Cambria" w:hAnsi="Cambria"/>
          <w:b w:val="1"/>
          <w:color w:val="0070c0"/>
          <w:sz w:val="24"/>
          <w:szCs w:val="24"/>
          <w:rtl w:val="0"/>
        </w:rPr>
        <w:t xml:space="preserve"> prénom de l’enfant </w:t>
      </w:r>
      <w:r w:rsidDel="00000000" w:rsidR="00000000" w:rsidRPr="00000000">
        <w:rPr>
          <w:rFonts w:ascii="Cambria" w:cs="Cambria" w:eastAsia="Cambria" w:hAnsi="Cambria"/>
          <w:b w:val="1"/>
          <w:color w:val="0070c0"/>
          <w:sz w:val="24"/>
          <w:szCs w:val="24"/>
          <w:u w:val="single"/>
          <w:rtl w:val="0"/>
        </w:rPr>
        <w:t xml:space="preserve">unique de 16-17 au cégep-univ-pas à l’école</w:t>
      </w:r>
      <w:r w:rsidDel="00000000" w:rsidR="00000000" w:rsidRPr="00000000">
        <w:rPr>
          <w:rFonts w:ascii="Cambria" w:cs="Cambria" w:eastAsia="Cambria" w:hAnsi="Cambria"/>
          <w:b w:val="1"/>
          <w:color w:val="0070c0"/>
          <w:sz w:val="24"/>
          <w:szCs w:val="24"/>
          <w:rtl w:val="0"/>
        </w:rPr>
        <w:t xml:space="preserve">]’</w:t>
      </w:r>
      <w:r w:rsidDel="00000000" w:rsidR="00000000" w:rsidRPr="00000000">
        <w:rPr>
          <w:rFonts w:ascii="Cambria" w:cs="Cambria" w:eastAsia="Cambria" w:hAnsi="Cambria"/>
          <w:sz w:val="24"/>
          <w:szCs w:val="24"/>
          <w:rtl w:val="0"/>
        </w:rPr>
        <w:t xml:space="preserve">s </w:t>
      </w:r>
      <w:r w:rsidDel="00000000" w:rsidR="00000000" w:rsidRPr="00000000">
        <w:rPr>
          <w:rFonts w:ascii="Cambria" w:cs="Cambria" w:eastAsia="Cambria" w:hAnsi="Cambria"/>
          <w:sz w:val="24"/>
          <w:szCs w:val="24"/>
          <w:rtl w:val="0"/>
        </w:rPr>
        <w:t xml:space="preserve">knowledge of French ?</w:t>
      </w:r>
    </w:p>
    <w:p w:rsidR="00000000" w:rsidDel="00000000" w:rsidP="00000000" w:rsidRDefault="00000000" w:rsidRPr="00000000" w14:paraId="00000430">
      <w:pPr>
        <w:rPr>
          <w:rFonts w:ascii="Cambria" w:cs="Cambria" w:eastAsia="Cambria" w:hAnsi="Cambria"/>
          <w:sz w:val="24"/>
          <w:szCs w:val="24"/>
          <w:highlight w:val="yellow"/>
        </w:rPr>
      </w:pPr>
      <w:r w:rsidDel="00000000" w:rsidR="00000000" w:rsidRPr="00000000">
        <w:rPr>
          <w:rFonts w:ascii="Cambria" w:cs="Cambria" w:eastAsia="Cambria" w:hAnsi="Cambria"/>
          <w:color w:val="0432ff"/>
          <w:sz w:val="24"/>
          <w:szCs w:val="24"/>
          <w:rtl w:val="0"/>
        </w:rPr>
        <w:t xml:space="preserve">-échelle : </w:t>
      </w:r>
      <w:r w:rsidDel="00000000" w:rsidR="00000000" w:rsidRPr="00000000">
        <w:rPr>
          <w:rFonts w:ascii="Cambria" w:cs="Cambria" w:eastAsia="Cambria" w:hAnsi="Cambria"/>
          <w:color w:val="0432ff"/>
          <w:sz w:val="24"/>
          <w:szCs w:val="24"/>
          <w:rtl w:val="0"/>
        </w:rPr>
        <w:t xml:space="preserve">not at all, a little, well, very well</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sz w:val="24"/>
          <w:szCs w:val="24"/>
          <w:highlight w:val="yellow"/>
          <w:rtl w:val="0"/>
        </w:rPr>
        <w:t xml:space="preserve">(Portes - adaptées : connaissance parentale de l'enfant)</w:t>
      </w:r>
    </w:p>
    <w:p w:rsidR="00000000" w:rsidDel="00000000" w:rsidP="00000000" w:rsidRDefault="00000000" w:rsidRPr="00000000" w14:paraId="00000431">
      <w:pPr>
        <w:numPr>
          <w:ilvl w:val="0"/>
          <w:numId w:val="19"/>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How well does your child speak French?</w:t>
      </w:r>
    </w:p>
    <w:p w:rsidR="00000000" w:rsidDel="00000000" w:rsidP="00000000" w:rsidRDefault="00000000" w:rsidRPr="00000000" w14:paraId="00000432">
      <w:pPr>
        <w:numPr>
          <w:ilvl w:val="0"/>
          <w:numId w:val="19"/>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How well does your child understand French?</w:t>
      </w:r>
    </w:p>
    <w:p w:rsidR="00000000" w:rsidDel="00000000" w:rsidP="00000000" w:rsidRDefault="00000000" w:rsidRPr="00000000" w14:paraId="00000433">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34">
      <w:pPr>
        <w:spacing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Q2. In your opinion, is your child </w:t>
      </w:r>
      <w:r w:rsidDel="00000000" w:rsidR="00000000" w:rsidRPr="00000000">
        <w:rPr>
          <w:rFonts w:ascii="Cambria" w:cs="Cambria" w:eastAsia="Cambria" w:hAnsi="Cambria"/>
          <w:b w:val="1"/>
          <w:color w:val="0070c0"/>
          <w:sz w:val="24"/>
          <w:szCs w:val="24"/>
          <w:rtl w:val="0"/>
        </w:rPr>
        <w:t xml:space="preserve">[prénom de  </w:t>
      </w:r>
      <w:r w:rsidDel="00000000" w:rsidR="00000000" w:rsidRPr="00000000">
        <w:rPr>
          <w:rFonts w:ascii="Cambria" w:cs="Cambria" w:eastAsia="Cambria" w:hAnsi="Cambria"/>
          <w:b w:val="1"/>
          <w:color w:val="0070c0"/>
          <w:sz w:val="24"/>
          <w:szCs w:val="24"/>
          <w:rtl w:val="0"/>
        </w:rPr>
        <w:t xml:space="preserve"> </w:t>
      </w:r>
      <w:r w:rsidDel="00000000" w:rsidR="00000000" w:rsidRPr="00000000">
        <w:rPr>
          <w:rFonts w:ascii="Cambria" w:cs="Cambria" w:eastAsia="Cambria" w:hAnsi="Cambria"/>
          <w:b w:val="1"/>
          <w:color w:val="0070c0"/>
          <w:sz w:val="24"/>
          <w:szCs w:val="24"/>
          <w:u w:val="single"/>
          <w:rtl w:val="0"/>
        </w:rPr>
        <w:t xml:space="preserve">l’aîné</w:t>
      </w:r>
      <w:r w:rsidDel="00000000" w:rsidR="00000000" w:rsidRPr="00000000">
        <w:rPr>
          <w:rFonts w:ascii="Cambria" w:cs="Cambria" w:eastAsia="Cambria" w:hAnsi="Cambria"/>
          <w:color w:val="0070c0"/>
          <w:sz w:val="24"/>
          <w:szCs w:val="24"/>
          <w:rtl w:val="0"/>
        </w:rPr>
        <w:t xml:space="preserve"> des enfants </w:t>
      </w:r>
      <w:r w:rsidDel="00000000" w:rsidR="00000000" w:rsidRPr="00000000">
        <w:rPr>
          <w:rFonts w:ascii="Cambria" w:cs="Cambria" w:eastAsia="Cambria" w:hAnsi="Cambria"/>
          <w:color w:val="0070c0"/>
          <w:sz w:val="24"/>
          <w:szCs w:val="24"/>
          <w:u w:val="single"/>
          <w:rtl w:val="0"/>
        </w:rPr>
        <w:t xml:space="preserve">de</w:t>
      </w:r>
      <w:r w:rsidDel="00000000" w:rsidR="00000000" w:rsidRPr="00000000">
        <w:rPr>
          <w:rFonts w:ascii="Cambria" w:cs="Cambria" w:eastAsia="Cambria" w:hAnsi="Cambria"/>
          <w:b w:val="1"/>
          <w:i w:val="1"/>
          <w:color w:val="0070c0"/>
          <w:sz w:val="24"/>
          <w:szCs w:val="24"/>
          <w:rtl w:val="0"/>
        </w:rPr>
        <w:t xml:space="preserve"> 16-17 ans  -ET- au cégep-univ-pas à l’école</w:t>
      </w:r>
      <w:r w:rsidDel="00000000" w:rsidR="00000000" w:rsidRPr="00000000">
        <w:rPr>
          <w:rFonts w:ascii="Cambria" w:cs="Cambria" w:eastAsia="Cambria" w:hAnsi="Cambria"/>
          <w:b w:val="1"/>
          <w:color w:val="0070c0"/>
          <w:sz w:val="24"/>
          <w:szCs w:val="24"/>
          <w:rtl w:val="0"/>
        </w:rPr>
        <w:t xml:space="preserve"> </w:t>
      </w:r>
      <w:r w:rsidDel="00000000" w:rsidR="00000000" w:rsidRPr="00000000">
        <w:rPr>
          <w:rFonts w:ascii="Cambria" w:cs="Cambria" w:eastAsia="Cambria" w:hAnsi="Cambria"/>
          <w:b w:val="1"/>
          <w:color w:val="0070c0"/>
          <w:sz w:val="24"/>
          <w:szCs w:val="24"/>
          <w:u w:val="single"/>
          <w:rtl w:val="0"/>
        </w:rPr>
        <w:t xml:space="preserve">OU</w:t>
      </w:r>
      <w:r w:rsidDel="00000000" w:rsidR="00000000" w:rsidRPr="00000000">
        <w:rPr>
          <w:rFonts w:ascii="Cambria" w:cs="Cambria" w:eastAsia="Cambria" w:hAnsi="Cambria"/>
          <w:b w:val="1"/>
          <w:color w:val="0070c0"/>
          <w:sz w:val="24"/>
          <w:szCs w:val="24"/>
          <w:rtl w:val="0"/>
        </w:rPr>
        <w:t xml:space="preserve"> prénom de l’enfant </w:t>
      </w:r>
      <w:r w:rsidDel="00000000" w:rsidR="00000000" w:rsidRPr="00000000">
        <w:rPr>
          <w:rFonts w:ascii="Cambria" w:cs="Cambria" w:eastAsia="Cambria" w:hAnsi="Cambria"/>
          <w:b w:val="1"/>
          <w:color w:val="0070c0"/>
          <w:sz w:val="24"/>
          <w:szCs w:val="24"/>
          <w:u w:val="single"/>
          <w:rtl w:val="0"/>
        </w:rPr>
        <w:t xml:space="preserve">unique de 16-17 au cégep-univ-pas à l’école</w:t>
      </w:r>
      <w:r w:rsidDel="00000000" w:rsidR="00000000" w:rsidRPr="00000000">
        <w:rPr>
          <w:rFonts w:ascii="Cambria" w:cs="Cambria" w:eastAsia="Cambria" w:hAnsi="Cambria"/>
          <w:b w:val="1"/>
          <w:color w:val="0070c0"/>
          <w:sz w:val="24"/>
          <w:szCs w:val="24"/>
          <w:rtl w:val="0"/>
        </w:rPr>
        <w:t xml:space="preserve">]</w:t>
      </w:r>
      <w:r w:rsidDel="00000000" w:rsidR="00000000" w:rsidRPr="00000000">
        <w:rPr>
          <w:rFonts w:ascii="Cambria" w:cs="Cambria" w:eastAsia="Cambria" w:hAnsi="Cambria"/>
          <w:sz w:val="24"/>
          <w:szCs w:val="24"/>
          <w:rtl w:val="0"/>
        </w:rPr>
        <w:t xml:space="preserve">’s level of French proficiency better or worse than yours? </w:t>
      </w:r>
    </w:p>
    <w:p w:rsidR="00000000" w:rsidDel="00000000" w:rsidP="00000000" w:rsidRDefault="00000000" w:rsidRPr="00000000" w14:paraId="00000435">
      <w:pPr>
        <w:numPr>
          <w:ilvl w:val="0"/>
          <w:numId w:val="52"/>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his/her French proficiency level is much better than mine</w:t>
      </w:r>
    </w:p>
    <w:p w:rsidR="00000000" w:rsidDel="00000000" w:rsidP="00000000" w:rsidRDefault="00000000" w:rsidRPr="00000000" w14:paraId="00000436">
      <w:pPr>
        <w:numPr>
          <w:ilvl w:val="0"/>
          <w:numId w:val="52"/>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his/her French proficiency level is better</w:t>
      </w:r>
    </w:p>
    <w:p w:rsidR="00000000" w:rsidDel="00000000" w:rsidP="00000000" w:rsidRDefault="00000000" w:rsidRPr="00000000" w14:paraId="00000437">
      <w:pPr>
        <w:numPr>
          <w:ilvl w:val="0"/>
          <w:numId w:val="52"/>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have the same level</w:t>
      </w:r>
    </w:p>
    <w:p w:rsidR="00000000" w:rsidDel="00000000" w:rsidP="00000000" w:rsidRDefault="00000000" w:rsidRPr="00000000" w14:paraId="00000438">
      <w:pPr>
        <w:numPr>
          <w:ilvl w:val="0"/>
          <w:numId w:val="52"/>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his/her French proficiency level is less good than mine</w:t>
      </w:r>
    </w:p>
    <w:p w:rsidR="00000000" w:rsidDel="00000000" w:rsidP="00000000" w:rsidRDefault="00000000" w:rsidRPr="00000000" w14:paraId="00000439">
      <w:pPr>
        <w:numPr>
          <w:ilvl w:val="0"/>
          <w:numId w:val="52"/>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his/her French proficiency level is much lower than mine</w:t>
      </w:r>
      <w:r w:rsidDel="00000000" w:rsidR="00000000" w:rsidRPr="00000000">
        <w:rPr>
          <w:rtl w:val="0"/>
        </w:rPr>
      </w:r>
    </w:p>
    <w:p w:rsidR="00000000" w:rsidDel="00000000" w:rsidP="00000000" w:rsidRDefault="00000000" w:rsidRPr="00000000" w14:paraId="0000043A">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3B">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3C">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highlight w:val="green"/>
          <w:rtl w:val="0"/>
        </w:rPr>
        <w:t xml:space="preserve">[HOUSEHOLD &amp; ADMINISTRATIVE HELP]</w:t>
      </w:r>
      <w:r w:rsidDel="00000000" w:rsidR="00000000" w:rsidRPr="00000000">
        <w:rPr>
          <w:rtl w:val="0"/>
        </w:rPr>
      </w:r>
    </w:p>
    <w:p w:rsidR="00000000" w:rsidDel="00000000" w:rsidP="00000000" w:rsidRDefault="00000000" w:rsidRPr="00000000" w14:paraId="0000043D">
      <w:pPr>
        <w:spacing w:line="240" w:lineRule="auto"/>
        <w:rPr>
          <w:rFonts w:ascii="Cambria" w:cs="Cambria" w:eastAsia="Cambria" w:hAnsi="Cambria"/>
          <w:b w:val="1"/>
          <w:color w:val="0070c0"/>
          <w:sz w:val="24"/>
          <w:szCs w:val="24"/>
        </w:rPr>
      </w:pPr>
      <w:r w:rsidDel="00000000" w:rsidR="00000000" w:rsidRPr="00000000">
        <w:rPr>
          <w:rFonts w:ascii="Cambria" w:cs="Cambria" w:eastAsia="Cambria" w:hAnsi="Cambria"/>
          <w:b w:val="1"/>
          <w:color w:val="0070c0"/>
          <w:sz w:val="24"/>
          <w:szCs w:val="24"/>
          <w:rtl w:val="0"/>
        </w:rPr>
        <w:t xml:space="preserve">[nouvelle page]</w:t>
      </w:r>
    </w:p>
    <w:p w:rsidR="00000000" w:rsidDel="00000000" w:rsidP="00000000" w:rsidRDefault="00000000" w:rsidRPr="00000000" w14:paraId="0000043E">
      <w:pPr>
        <w:spacing w:lin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3F">
      <w:pPr>
        <w:spacing w:line="24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Parents, like everyone else, can sometimes need help. Children can sometimes help out with things in the family.</w:t>
      </w:r>
    </w:p>
    <w:p w:rsidR="00000000" w:rsidDel="00000000" w:rsidP="00000000" w:rsidRDefault="00000000" w:rsidRPr="00000000" w14:paraId="00000440">
      <w:pPr>
        <w:spacing w:line="24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441">
      <w:pPr>
        <w:spacing w:line="24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 In this section, we'd like to know if your child ever helps out around the house, or in general.</w:t>
      </w:r>
    </w:p>
    <w:p w:rsidR="00000000" w:rsidDel="00000000" w:rsidP="00000000" w:rsidRDefault="00000000" w:rsidRPr="00000000" w14:paraId="00000442">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43">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Thinking of your child [</w:t>
      </w:r>
      <w:r w:rsidDel="00000000" w:rsidR="00000000" w:rsidRPr="00000000">
        <w:rPr>
          <w:rFonts w:ascii="Cambria" w:cs="Cambria" w:eastAsia="Cambria" w:hAnsi="Cambria"/>
          <w:color w:val="0070c0"/>
          <w:sz w:val="24"/>
          <w:szCs w:val="24"/>
          <w:u w:val="single"/>
          <w:rtl w:val="0"/>
        </w:rPr>
        <w:t xml:space="preserve">fill in: </w:t>
      </w:r>
      <w:r w:rsidDel="00000000" w:rsidR="00000000" w:rsidRPr="00000000">
        <w:rPr>
          <w:rFonts w:ascii="Cambria" w:cs="Cambria" w:eastAsia="Cambria" w:hAnsi="Cambria"/>
          <w:b w:val="1"/>
          <w:color w:val="0070c0"/>
          <w:sz w:val="24"/>
          <w:szCs w:val="24"/>
          <w:u w:val="single"/>
          <w:rtl w:val="0"/>
        </w:rPr>
        <w:t xml:space="preserve">prénom</w:t>
      </w:r>
      <w:r w:rsidDel="00000000" w:rsidR="00000000" w:rsidRPr="00000000">
        <w:rPr>
          <w:rFonts w:ascii="Cambria" w:cs="Cambria" w:eastAsia="Cambria" w:hAnsi="Cambria"/>
          <w:color w:val="0070c0"/>
          <w:sz w:val="24"/>
          <w:szCs w:val="24"/>
          <w:rtl w:val="0"/>
        </w:rPr>
        <w:t xml:space="preserve"> de </w:t>
      </w:r>
      <w:r w:rsidDel="00000000" w:rsidR="00000000" w:rsidRPr="00000000">
        <w:rPr>
          <w:rFonts w:ascii="Cambria" w:cs="Cambria" w:eastAsia="Cambria" w:hAnsi="Cambria"/>
          <w:b w:val="1"/>
          <w:color w:val="0070c0"/>
          <w:sz w:val="24"/>
          <w:szCs w:val="24"/>
          <w:rtl w:val="0"/>
        </w:rPr>
        <w:t xml:space="preserve"> </w:t>
      </w:r>
      <w:r w:rsidDel="00000000" w:rsidR="00000000" w:rsidRPr="00000000">
        <w:rPr>
          <w:rFonts w:ascii="Cambria" w:cs="Cambria" w:eastAsia="Cambria" w:hAnsi="Cambria"/>
          <w:b w:val="1"/>
          <w:color w:val="0070c0"/>
          <w:sz w:val="24"/>
          <w:szCs w:val="24"/>
          <w:u w:val="single"/>
          <w:rtl w:val="0"/>
        </w:rPr>
        <w:t xml:space="preserve">l’aîné</w:t>
      </w:r>
      <w:r w:rsidDel="00000000" w:rsidR="00000000" w:rsidRPr="00000000">
        <w:rPr>
          <w:rFonts w:ascii="Cambria" w:cs="Cambria" w:eastAsia="Cambria" w:hAnsi="Cambria"/>
          <w:color w:val="0070c0"/>
          <w:sz w:val="24"/>
          <w:szCs w:val="24"/>
          <w:rtl w:val="0"/>
        </w:rPr>
        <w:t xml:space="preserve"> des enfants </w:t>
      </w:r>
      <w:r w:rsidDel="00000000" w:rsidR="00000000" w:rsidRPr="00000000">
        <w:rPr>
          <w:rFonts w:ascii="Cambria" w:cs="Cambria" w:eastAsia="Cambria" w:hAnsi="Cambria"/>
          <w:color w:val="0070c0"/>
          <w:sz w:val="24"/>
          <w:szCs w:val="24"/>
          <w:u w:val="single"/>
          <w:rtl w:val="0"/>
        </w:rPr>
        <w:t xml:space="preserve">de</w:t>
      </w:r>
      <w:r w:rsidDel="00000000" w:rsidR="00000000" w:rsidRPr="00000000">
        <w:rPr>
          <w:rFonts w:ascii="Cambria" w:cs="Cambria" w:eastAsia="Cambria" w:hAnsi="Cambria"/>
          <w:b w:val="1"/>
          <w:i w:val="1"/>
          <w:color w:val="0070c0"/>
          <w:sz w:val="24"/>
          <w:szCs w:val="24"/>
          <w:rtl w:val="0"/>
        </w:rPr>
        <w:t xml:space="preserve"> 16-17 ans  -ET- au cégep-univ-pas à l’école</w:t>
      </w:r>
      <w:r w:rsidDel="00000000" w:rsidR="00000000" w:rsidRPr="00000000">
        <w:rPr>
          <w:rFonts w:ascii="Cambria" w:cs="Cambria" w:eastAsia="Cambria" w:hAnsi="Cambria"/>
          <w:b w:val="1"/>
          <w:color w:val="0070c0"/>
          <w:sz w:val="24"/>
          <w:szCs w:val="24"/>
          <w:rtl w:val="0"/>
        </w:rPr>
        <w:t xml:space="preserve"> </w:t>
      </w:r>
      <w:r w:rsidDel="00000000" w:rsidR="00000000" w:rsidRPr="00000000">
        <w:rPr>
          <w:rFonts w:ascii="Cambria" w:cs="Cambria" w:eastAsia="Cambria" w:hAnsi="Cambria"/>
          <w:b w:val="1"/>
          <w:color w:val="0070c0"/>
          <w:sz w:val="24"/>
          <w:szCs w:val="24"/>
          <w:u w:val="single"/>
          <w:rtl w:val="0"/>
        </w:rPr>
        <w:t xml:space="preserve">OU</w:t>
      </w:r>
      <w:r w:rsidDel="00000000" w:rsidR="00000000" w:rsidRPr="00000000">
        <w:rPr>
          <w:rFonts w:ascii="Cambria" w:cs="Cambria" w:eastAsia="Cambria" w:hAnsi="Cambria"/>
          <w:b w:val="1"/>
          <w:color w:val="0070c0"/>
          <w:sz w:val="24"/>
          <w:szCs w:val="24"/>
          <w:rtl w:val="0"/>
        </w:rPr>
        <w:t xml:space="preserve"> prénom de l’enfant </w:t>
      </w:r>
      <w:r w:rsidDel="00000000" w:rsidR="00000000" w:rsidRPr="00000000">
        <w:rPr>
          <w:rFonts w:ascii="Cambria" w:cs="Cambria" w:eastAsia="Cambria" w:hAnsi="Cambria"/>
          <w:b w:val="1"/>
          <w:color w:val="0070c0"/>
          <w:sz w:val="24"/>
          <w:szCs w:val="24"/>
          <w:u w:val="single"/>
          <w:rtl w:val="0"/>
        </w:rPr>
        <w:t xml:space="preserve">unique de 16-17 au cégep-univ-pas à l’école</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444">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45">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How often does your child do the following </w:t>
      </w:r>
      <w:r w:rsidDel="00000000" w:rsidR="00000000" w:rsidRPr="00000000">
        <w:rPr>
          <w:rFonts w:ascii="Cambria" w:cs="Cambria" w:eastAsia="Cambria" w:hAnsi="Cambria"/>
          <w:b w:val="1"/>
          <w:sz w:val="24"/>
          <w:szCs w:val="24"/>
          <w:rtl w:val="0"/>
        </w:rPr>
        <w:t xml:space="preserve">tasks</w:t>
      </w:r>
      <w:r w:rsidDel="00000000" w:rsidR="00000000" w:rsidRPr="00000000">
        <w:rPr>
          <w:rFonts w:ascii="Cambria" w:cs="Cambria" w:eastAsia="Cambria" w:hAnsi="Cambria"/>
          <w:sz w:val="24"/>
          <w:szCs w:val="24"/>
          <w:rtl w:val="0"/>
        </w:rPr>
        <w:t xml:space="preserve">? (on his/her own initiative, or because you ask him/her)</w:t>
      </w:r>
      <w:r w:rsidDel="00000000" w:rsidR="00000000" w:rsidRPr="00000000">
        <w:rPr>
          <w:rFonts w:ascii="Cambria" w:cs="Cambria" w:eastAsia="Cambria" w:hAnsi="Cambria"/>
          <w:color w:val="0000ff"/>
          <w:sz w:val="24"/>
          <w:szCs w:val="24"/>
          <w:rtl w:val="0"/>
        </w:rPr>
        <w:br w:type="textWrapping"/>
        <w:t xml:space="preserve">-- échelle à 5 points : “Never”, “rarely”, “sometimes”, “often”, “very often”, not applicable</w:t>
      </w:r>
      <w:r w:rsidDel="00000000" w:rsidR="00000000" w:rsidRPr="00000000">
        <w:rPr>
          <w:rtl w:val="0"/>
        </w:rPr>
      </w:r>
    </w:p>
    <w:p w:rsidR="00000000" w:rsidDel="00000000" w:rsidP="00000000" w:rsidRDefault="00000000" w:rsidRPr="00000000" w14:paraId="00000446">
      <w:pPr>
        <w:numPr>
          <w:ilvl w:val="1"/>
          <w:numId w:val="1"/>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Clean his/her room</w:t>
      </w:r>
    </w:p>
    <w:p w:rsidR="00000000" w:rsidDel="00000000" w:rsidP="00000000" w:rsidRDefault="00000000" w:rsidRPr="00000000" w14:paraId="00000447">
      <w:pPr>
        <w:numPr>
          <w:ilvl w:val="1"/>
          <w:numId w:val="1"/>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Tidy up or clean the house </w:t>
      </w:r>
    </w:p>
    <w:p w:rsidR="00000000" w:rsidDel="00000000" w:rsidP="00000000" w:rsidRDefault="00000000" w:rsidRPr="00000000" w14:paraId="00000448">
      <w:pPr>
        <w:numPr>
          <w:ilvl w:val="1"/>
          <w:numId w:val="1"/>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Set or clear the table</w:t>
      </w:r>
    </w:p>
    <w:p w:rsidR="00000000" w:rsidDel="00000000" w:rsidP="00000000" w:rsidRDefault="00000000" w:rsidRPr="00000000" w14:paraId="00000449">
      <w:pPr>
        <w:numPr>
          <w:ilvl w:val="1"/>
          <w:numId w:val="1"/>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Take out the trash </w:t>
      </w:r>
    </w:p>
    <w:p w:rsidR="00000000" w:rsidDel="00000000" w:rsidP="00000000" w:rsidRDefault="00000000" w:rsidRPr="00000000" w14:paraId="0000044A">
      <w:pPr>
        <w:numPr>
          <w:ilvl w:val="1"/>
          <w:numId w:val="1"/>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Prepare meals alone or with an adult</w:t>
      </w:r>
    </w:p>
    <w:p w:rsidR="00000000" w:rsidDel="00000000" w:rsidP="00000000" w:rsidRDefault="00000000" w:rsidRPr="00000000" w14:paraId="0000044B">
      <w:pPr>
        <w:numPr>
          <w:ilvl w:val="1"/>
          <w:numId w:val="1"/>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Look after their younger brothers or sisters</w:t>
      </w:r>
    </w:p>
    <w:p w:rsidR="00000000" w:rsidDel="00000000" w:rsidP="00000000" w:rsidRDefault="00000000" w:rsidRPr="00000000" w14:paraId="0000044C">
      <w:pPr>
        <w:numPr>
          <w:ilvl w:val="1"/>
          <w:numId w:val="14"/>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Fill out government forms (e.g. for a driver's license, for taxes or others)</w:t>
      </w:r>
    </w:p>
    <w:p w:rsidR="00000000" w:rsidDel="00000000" w:rsidP="00000000" w:rsidRDefault="00000000" w:rsidRPr="00000000" w14:paraId="0000044D">
      <w:pPr>
        <w:numPr>
          <w:ilvl w:val="1"/>
          <w:numId w:val="14"/>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Prepare the payment of bills</w:t>
      </w:r>
    </w:p>
    <w:p w:rsidR="00000000" w:rsidDel="00000000" w:rsidP="00000000" w:rsidRDefault="00000000" w:rsidRPr="00000000" w14:paraId="0000044E">
      <w:pPr>
        <w:numPr>
          <w:ilvl w:val="1"/>
          <w:numId w:val="14"/>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Run errands alone </w:t>
      </w:r>
    </w:p>
    <w:p w:rsidR="00000000" w:rsidDel="00000000" w:rsidP="00000000" w:rsidRDefault="00000000" w:rsidRPr="00000000" w14:paraId="0000044F">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50">
      <w:pPr>
        <w:spacing w:line="240" w:lineRule="auto"/>
        <w:rPr>
          <w:rFonts w:ascii="Cambria" w:cs="Cambria" w:eastAsia="Cambria" w:hAnsi="Cambria"/>
          <w:sz w:val="24"/>
          <w:szCs w:val="24"/>
          <w:highlight w:val="green"/>
        </w:rPr>
      </w:pPr>
      <w:r w:rsidDel="00000000" w:rsidR="00000000" w:rsidRPr="00000000">
        <w:rPr>
          <w:rFonts w:ascii="Cambria" w:cs="Cambria" w:eastAsia="Cambria" w:hAnsi="Cambria"/>
          <w:sz w:val="24"/>
          <w:szCs w:val="24"/>
          <w:highlight w:val="green"/>
          <w:rtl w:val="0"/>
        </w:rPr>
        <w:t xml:space="preserve">[LANGUAGE BROKERAGE]</w:t>
      </w:r>
    </w:p>
    <w:p w:rsidR="00000000" w:rsidDel="00000000" w:rsidP="00000000" w:rsidRDefault="00000000" w:rsidRPr="00000000" w14:paraId="00000451">
      <w:pPr>
        <w:spacing w:line="240" w:lineRule="auto"/>
        <w:rPr>
          <w:rFonts w:ascii="Cambria" w:cs="Cambria" w:eastAsia="Cambria" w:hAnsi="Cambria"/>
          <w:b w:val="1"/>
          <w:color w:val="0070c0"/>
          <w:sz w:val="24"/>
          <w:szCs w:val="24"/>
        </w:rPr>
      </w:pPr>
      <w:r w:rsidDel="00000000" w:rsidR="00000000" w:rsidRPr="00000000">
        <w:rPr>
          <w:rFonts w:ascii="Cambria" w:cs="Cambria" w:eastAsia="Cambria" w:hAnsi="Cambria"/>
          <w:b w:val="1"/>
          <w:color w:val="0070c0"/>
          <w:sz w:val="24"/>
          <w:szCs w:val="24"/>
          <w:rtl w:val="0"/>
        </w:rPr>
        <w:t xml:space="preserve">[SI : IMMIGRANT </w:t>
      </w:r>
      <w:r w:rsidDel="00000000" w:rsidR="00000000" w:rsidRPr="00000000">
        <w:rPr>
          <w:rFonts w:ascii="Cambria" w:cs="Cambria" w:eastAsia="Cambria" w:hAnsi="Cambria"/>
          <w:b w:val="1"/>
          <w:color w:val="0070c0"/>
          <w:sz w:val="24"/>
          <w:szCs w:val="24"/>
          <w:u w:val="single"/>
          <w:rtl w:val="0"/>
        </w:rPr>
        <w:t xml:space="preserve">ET</w:t>
      </w:r>
      <w:r w:rsidDel="00000000" w:rsidR="00000000" w:rsidRPr="00000000">
        <w:rPr>
          <w:rFonts w:ascii="Cambria" w:cs="Cambria" w:eastAsia="Cambria" w:hAnsi="Cambria"/>
          <w:b w:val="1"/>
          <w:color w:val="0070c0"/>
          <w:sz w:val="24"/>
          <w:szCs w:val="24"/>
          <w:rtl w:val="0"/>
        </w:rPr>
        <w:t xml:space="preserve"> NON-FRANCOPHONE]</w:t>
      </w:r>
    </w:p>
    <w:p w:rsidR="00000000" w:rsidDel="00000000" w:rsidP="00000000" w:rsidRDefault="00000000" w:rsidRPr="00000000" w14:paraId="00000452">
      <w:pPr>
        <w:spacing w:lin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53">
      <w:pPr>
        <w:spacing w:line="240" w:lineRule="auto"/>
        <w:rPr>
          <w:rFonts w:ascii="Roboto" w:cs="Roboto" w:eastAsia="Roboto" w:hAnsi="Roboto"/>
          <w:color w:val="444746"/>
          <w:sz w:val="21"/>
          <w:szCs w:val="21"/>
        </w:rPr>
      </w:pPr>
      <w:r w:rsidDel="00000000" w:rsidR="00000000" w:rsidRPr="00000000">
        <w:rPr>
          <w:rFonts w:ascii="Cambria" w:cs="Cambria" w:eastAsia="Cambria" w:hAnsi="Cambria"/>
          <w:color w:val="444746"/>
          <w:sz w:val="24"/>
          <w:szCs w:val="24"/>
          <w:rtl w:val="0"/>
        </w:rPr>
        <w:t xml:space="preserve">Children sometimes learn French faster than their parents, in particular because they go to school. </w:t>
      </w:r>
      <w:r w:rsidDel="00000000" w:rsidR="00000000" w:rsidRPr="00000000">
        <w:rPr>
          <w:rtl w:val="0"/>
        </w:rPr>
      </w:r>
    </w:p>
    <w:p w:rsidR="00000000" w:rsidDel="00000000" w:rsidP="00000000" w:rsidRDefault="00000000" w:rsidRPr="00000000" w14:paraId="00000454">
      <w:pPr>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 </w:t>
      </w:r>
    </w:p>
    <w:p w:rsidR="00000000" w:rsidDel="00000000" w:rsidP="00000000" w:rsidRDefault="00000000" w:rsidRPr="00000000" w14:paraId="00000455">
      <w:pPr>
        <w:spacing w:line="276" w:lineRule="auto"/>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Does it happen that your child </w:t>
      </w:r>
      <w:r w:rsidDel="00000000" w:rsidR="00000000" w:rsidRPr="00000000">
        <w:rPr>
          <w:rFonts w:ascii="Roboto" w:cs="Roboto" w:eastAsia="Roboto" w:hAnsi="Roboto"/>
          <w:b w:val="1"/>
          <w:color w:val="0070c0"/>
          <w:sz w:val="21"/>
          <w:szCs w:val="21"/>
          <w:rtl w:val="0"/>
        </w:rPr>
        <w:t xml:space="preserve"> [</w:t>
      </w:r>
      <w:r w:rsidDel="00000000" w:rsidR="00000000" w:rsidRPr="00000000">
        <w:rPr>
          <w:rFonts w:ascii="Cambria" w:cs="Cambria" w:eastAsia="Cambria" w:hAnsi="Cambria"/>
          <w:b w:val="1"/>
          <w:color w:val="0070c0"/>
          <w:sz w:val="24"/>
          <w:szCs w:val="24"/>
          <w:u w:val="single"/>
          <w:rtl w:val="0"/>
        </w:rPr>
        <w:t xml:space="preserve">prénom</w:t>
      </w:r>
      <w:r w:rsidDel="00000000" w:rsidR="00000000" w:rsidRPr="00000000">
        <w:rPr>
          <w:rFonts w:ascii="Cambria" w:cs="Cambria" w:eastAsia="Cambria" w:hAnsi="Cambria"/>
          <w:b w:val="1"/>
          <w:color w:val="0070c0"/>
          <w:sz w:val="24"/>
          <w:szCs w:val="24"/>
          <w:rtl w:val="0"/>
        </w:rPr>
        <w:t xml:space="preserve"> </w:t>
      </w:r>
      <w:r w:rsidDel="00000000" w:rsidR="00000000" w:rsidRPr="00000000">
        <w:rPr>
          <w:rFonts w:ascii="Cambria" w:cs="Cambria" w:eastAsia="Cambria" w:hAnsi="Cambria"/>
          <w:b w:val="1"/>
          <w:color w:val="0070c0"/>
          <w:sz w:val="24"/>
          <w:szCs w:val="24"/>
          <w:rtl w:val="0"/>
        </w:rPr>
        <w:t xml:space="preserve"> </w:t>
      </w:r>
      <w:r w:rsidDel="00000000" w:rsidR="00000000" w:rsidRPr="00000000">
        <w:rPr>
          <w:rFonts w:ascii="Cambria" w:cs="Cambria" w:eastAsia="Cambria" w:hAnsi="Cambria"/>
          <w:b w:val="1"/>
          <w:color w:val="0070c0"/>
          <w:sz w:val="24"/>
          <w:szCs w:val="24"/>
          <w:u w:val="single"/>
          <w:rtl w:val="0"/>
        </w:rPr>
        <w:t xml:space="preserve">l’aîné</w:t>
      </w:r>
      <w:r w:rsidDel="00000000" w:rsidR="00000000" w:rsidRPr="00000000">
        <w:rPr>
          <w:rFonts w:ascii="Cambria" w:cs="Cambria" w:eastAsia="Cambria" w:hAnsi="Cambria"/>
          <w:color w:val="0070c0"/>
          <w:sz w:val="24"/>
          <w:szCs w:val="24"/>
          <w:rtl w:val="0"/>
        </w:rPr>
        <w:t xml:space="preserve"> des enfants </w:t>
      </w:r>
      <w:r w:rsidDel="00000000" w:rsidR="00000000" w:rsidRPr="00000000">
        <w:rPr>
          <w:rFonts w:ascii="Cambria" w:cs="Cambria" w:eastAsia="Cambria" w:hAnsi="Cambria"/>
          <w:color w:val="0070c0"/>
          <w:sz w:val="24"/>
          <w:szCs w:val="24"/>
          <w:u w:val="single"/>
          <w:rtl w:val="0"/>
        </w:rPr>
        <w:t xml:space="preserve">de</w:t>
      </w:r>
      <w:r w:rsidDel="00000000" w:rsidR="00000000" w:rsidRPr="00000000">
        <w:rPr>
          <w:rFonts w:ascii="Cambria" w:cs="Cambria" w:eastAsia="Cambria" w:hAnsi="Cambria"/>
          <w:b w:val="1"/>
          <w:i w:val="1"/>
          <w:color w:val="0070c0"/>
          <w:sz w:val="24"/>
          <w:szCs w:val="24"/>
          <w:rtl w:val="0"/>
        </w:rPr>
        <w:t xml:space="preserve"> 16-17 ans  -ET- au cégep-univ-pas à l’école</w:t>
      </w:r>
      <w:r w:rsidDel="00000000" w:rsidR="00000000" w:rsidRPr="00000000">
        <w:rPr>
          <w:rFonts w:ascii="Cambria" w:cs="Cambria" w:eastAsia="Cambria" w:hAnsi="Cambria"/>
          <w:b w:val="1"/>
          <w:color w:val="0070c0"/>
          <w:sz w:val="24"/>
          <w:szCs w:val="24"/>
          <w:rtl w:val="0"/>
        </w:rPr>
        <w:t xml:space="preserve"> </w:t>
      </w:r>
      <w:r w:rsidDel="00000000" w:rsidR="00000000" w:rsidRPr="00000000">
        <w:rPr>
          <w:rFonts w:ascii="Cambria" w:cs="Cambria" w:eastAsia="Cambria" w:hAnsi="Cambria"/>
          <w:b w:val="1"/>
          <w:color w:val="0070c0"/>
          <w:sz w:val="24"/>
          <w:szCs w:val="24"/>
          <w:u w:val="single"/>
          <w:rtl w:val="0"/>
        </w:rPr>
        <w:t xml:space="preserve">OU</w:t>
      </w:r>
      <w:r w:rsidDel="00000000" w:rsidR="00000000" w:rsidRPr="00000000">
        <w:rPr>
          <w:rFonts w:ascii="Cambria" w:cs="Cambria" w:eastAsia="Cambria" w:hAnsi="Cambria"/>
          <w:b w:val="1"/>
          <w:color w:val="0070c0"/>
          <w:sz w:val="24"/>
          <w:szCs w:val="24"/>
          <w:rtl w:val="0"/>
        </w:rPr>
        <w:t xml:space="preserve"> prénom de l’enfant </w:t>
      </w:r>
      <w:r w:rsidDel="00000000" w:rsidR="00000000" w:rsidRPr="00000000">
        <w:rPr>
          <w:rFonts w:ascii="Cambria" w:cs="Cambria" w:eastAsia="Cambria" w:hAnsi="Cambria"/>
          <w:b w:val="1"/>
          <w:color w:val="0070c0"/>
          <w:sz w:val="24"/>
          <w:szCs w:val="24"/>
          <w:u w:val="single"/>
          <w:rtl w:val="0"/>
        </w:rPr>
        <w:t xml:space="preserve">unique de 16-17 au cégep-univ-pas à l’école</w:t>
      </w:r>
      <w:r w:rsidDel="00000000" w:rsidR="00000000" w:rsidRPr="00000000">
        <w:rPr>
          <w:rFonts w:ascii="Roboto" w:cs="Roboto" w:eastAsia="Roboto" w:hAnsi="Roboto"/>
          <w:b w:val="1"/>
          <w:color w:val="0070c0"/>
          <w:sz w:val="21"/>
          <w:szCs w:val="21"/>
          <w:rtl w:val="0"/>
        </w:rPr>
        <w:t xml:space="preserve">] </w:t>
      </w:r>
      <w:r w:rsidDel="00000000" w:rsidR="00000000" w:rsidRPr="00000000">
        <w:rPr>
          <w:rFonts w:ascii="Roboto" w:cs="Roboto" w:eastAsia="Roboto" w:hAnsi="Roboto"/>
          <w:color w:val="444746"/>
          <w:sz w:val="21"/>
          <w:szCs w:val="21"/>
          <w:rtl w:val="0"/>
        </w:rPr>
        <w:t xml:space="preserve">translates for you (or your partner) and helps you to understand </w:t>
      </w:r>
      <w:r w:rsidDel="00000000" w:rsidR="00000000" w:rsidRPr="00000000">
        <w:rPr>
          <w:rFonts w:ascii="Roboto" w:cs="Roboto" w:eastAsia="Roboto" w:hAnsi="Roboto"/>
          <w:b w:val="1"/>
          <w:color w:val="444746"/>
          <w:sz w:val="21"/>
          <w:szCs w:val="21"/>
          <w:rtl w:val="0"/>
        </w:rPr>
        <w:t xml:space="preserve">information</w:t>
      </w:r>
      <w:r w:rsidDel="00000000" w:rsidR="00000000" w:rsidRPr="00000000">
        <w:rPr>
          <w:rFonts w:ascii="Roboto" w:cs="Roboto" w:eastAsia="Roboto" w:hAnsi="Roboto"/>
          <w:color w:val="444746"/>
          <w:sz w:val="21"/>
          <w:szCs w:val="21"/>
          <w:rtl w:val="0"/>
        </w:rPr>
        <w:t xml:space="preserve"> that is </w:t>
      </w:r>
      <w:r w:rsidDel="00000000" w:rsidR="00000000" w:rsidRPr="00000000">
        <w:rPr>
          <w:rFonts w:ascii="Roboto" w:cs="Roboto" w:eastAsia="Roboto" w:hAnsi="Roboto"/>
          <w:b w:val="1"/>
          <w:color w:val="444746"/>
          <w:sz w:val="21"/>
          <w:szCs w:val="21"/>
          <w:rtl w:val="0"/>
        </w:rPr>
        <w:t xml:space="preserve">in French </w:t>
      </w:r>
      <w:r w:rsidDel="00000000" w:rsidR="00000000" w:rsidRPr="00000000">
        <w:rPr>
          <w:rFonts w:ascii="Roboto" w:cs="Roboto" w:eastAsia="Roboto" w:hAnsi="Roboto"/>
          <w:color w:val="444746"/>
          <w:sz w:val="21"/>
          <w:szCs w:val="21"/>
          <w:rtl w:val="0"/>
        </w:rPr>
        <w:t xml:space="preserve">in any of the following contexts? </w:t>
      </w:r>
      <w:r w:rsidDel="00000000" w:rsidR="00000000" w:rsidRPr="00000000">
        <w:rPr>
          <w:rFonts w:ascii="Roboto" w:cs="Roboto" w:eastAsia="Roboto" w:hAnsi="Roboto"/>
          <w:color w:val="444746"/>
          <w:sz w:val="21"/>
          <w:szCs w:val="21"/>
          <w:highlight w:val="yellow"/>
          <w:rtl w:val="0"/>
        </w:rPr>
        <w:t xml:space="preserve">[VA combinaison des batteries identifiées par Anne]</w:t>
      </w:r>
      <w:r w:rsidDel="00000000" w:rsidR="00000000" w:rsidRPr="00000000">
        <w:rPr>
          <w:rtl w:val="0"/>
        </w:rPr>
      </w:r>
    </w:p>
    <w:p w:rsidR="00000000" w:rsidDel="00000000" w:rsidP="00000000" w:rsidRDefault="00000000" w:rsidRPr="00000000" w14:paraId="00000456">
      <w:pPr>
        <w:spacing w:line="240" w:lineRule="auto"/>
        <w:rPr>
          <w:rFonts w:ascii="Roboto" w:cs="Roboto" w:eastAsia="Roboto" w:hAnsi="Roboto"/>
          <w:color w:val="444746"/>
          <w:sz w:val="21"/>
          <w:szCs w:val="21"/>
          <w:highlight w:val="yellow"/>
        </w:rPr>
      </w:pPr>
      <w:r w:rsidDel="00000000" w:rsidR="00000000" w:rsidRPr="00000000">
        <w:rPr>
          <w:rFonts w:ascii="Cambria" w:cs="Cambria" w:eastAsia="Cambria" w:hAnsi="Cambria"/>
          <w:color w:val="0000ff"/>
          <w:sz w:val="24"/>
          <w:szCs w:val="24"/>
          <w:rtl w:val="0"/>
        </w:rPr>
        <w:t xml:space="preserve">-- échelle à 5 points : “Never”, “rarely”, “sometimes”, “often”, “very often”, not applicable</w:t>
      </w:r>
      <w:r w:rsidDel="00000000" w:rsidR="00000000" w:rsidRPr="00000000">
        <w:rPr>
          <w:rtl w:val="0"/>
        </w:rPr>
      </w:r>
    </w:p>
    <w:p w:rsidR="00000000" w:rsidDel="00000000" w:rsidP="00000000" w:rsidRDefault="00000000" w:rsidRPr="00000000" w14:paraId="00000457">
      <w:pPr>
        <w:numPr>
          <w:ilvl w:val="0"/>
          <w:numId w:val="5"/>
        </w:numPr>
        <w:spacing w:line="276" w:lineRule="auto"/>
        <w:ind w:left="720" w:hanging="36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Communications sent by the school</w:t>
      </w:r>
    </w:p>
    <w:p w:rsidR="00000000" w:rsidDel="00000000" w:rsidP="00000000" w:rsidRDefault="00000000" w:rsidRPr="00000000" w14:paraId="00000458">
      <w:pPr>
        <w:numPr>
          <w:ilvl w:val="0"/>
          <w:numId w:val="5"/>
        </w:numPr>
        <w:spacing w:line="276" w:lineRule="auto"/>
        <w:ind w:left="720" w:hanging="36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Credit card bills, insurance forms, bank statements, phone bills or rental agreements</w:t>
      </w:r>
    </w:p>
    <w:p w:rsidR="00000000" w:rsidDel="00000000" w:rsidP="00000000" w:rsidRDefault="00000000" w:rsidRPr="00000000" w14:paraId="00000459">
      <w:pPr>
        <w:numPr>
          <w:ilvl w:val="0"/>
          <w:numId w:val="5"/>
        </w:numPr>
        <w:spacing w:line="276" w:lineRule="auto"/>
        <w:ind w:left="720" w:hanging="36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Government forms (for immigration, driver's licence, health, taxes, etc.)</w:t>
      </w:r>
    </w:p>
    <w:p w:rsidR="00000000" w:rsidDel="00000000" w:rsidP="00000000" w:rsidRDefault="00000000" w:rsidRPr="00000000" w14:paraId="0000045A">
      <w:pPr>
        <w:numPr>
          <w:ilvl w:val="0"/>
          <w:numId w:val="5"/>
        </w:numPr>
        <w:spacing w:line="276" w:lineRule="auto"/>
        <w:ind w:left="720" w:hanging="36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Documents or forms from a medical clinic the doctor’s office or hospital</w:t>
      </w:r>
    </w:p>
    <w:p w:rsidR="00000000" w:rsidDel="00000000" w:rsidP="00000000" w:rsidRDefault="00000000" w:rsidRPr="00000000" w14:paraId="0000045B">
      <w:pPr>
        <w:numPr>
          <w:ilvl w:val="0"/>
          <w:numId w:val="5"/>
        </w:numPr>
        <w:spacing w:line="276" w:lineRule="auto"/>
        <w:ind w:left="720" w:hanging="36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Job advertisements</w:t>
      </w:r>
    </w:p>
    <w:p w:rsidR="00000000" w:rsidDel="00000000" w:rsidP="00000000" w:rsidRDefault="00000000" w:rsidRPr="00000000" w14:paraId="0000045C">
      <w:pPr>
        <w:spacing w:line="240" w:lineRule="auto"/>
        <w:rPr>
          <w:rFonts w:ascii="Cambria" w:cs="Cambria" w:eastAsia="Cambria" w:hAnsi="Cambria"/>
          <w:color w:val="0000ff"/>
          <w:sz w:val="24"/>
          <w:szCs w:val="24"/>
        </w:rPr>
      </w:pPr>
      <w:r w:rsidDel="00000000" w:rsidR="00000000" w:rsidRPr="00000000">
        <w:rPr>
          <w:rtl w:val="0"/>
        </w:rPr>
      </w:r>
    </w:p>
    <w:p w:rsidR="00000000" w:rsidDel="00000000" w:rsidP="00000000" w:rsidRDefault="00000000" w:rsidRPr="00000000" w14:paraId="0000045D">
      <w:pPr>
        <w:spacing w:line="276" w:lineRule="auto"/>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Does it happen that your child </w:t>
      </w:r>
      <w:r w:rsidDel="00000000" w:rsidR="00000000" w:rsidRPr="00000000">
        <w:rPr>
          <w:rFonts w:ascii="Roboto" w:cs="Roboto" w:eastAsia="Roboto" w:hAnsi="Roboto"/>
          <w:b w:val="1"/>
          <w:color w:val="0070c0"/>
          <w:sz w:val="21"/>
          <w:szCs w:val="21"/>
          <w:rtl w:val="0"/>
        </w:rPr>
        <w:t xml:space="preserve"> [</w:t>
      </w:r>
      <w:r w:rsidDel="00000000" w:rsidR="00000000" w:rsidRPr="00000000">
        <w:rPr>
          <w:rFonts w:ascii="Cambria" w:cs="Cambria" w:eastAsia="Cambria" w:hAnsi="Cambria"/>
          <w:b w:val="1"/>
          <w:color w:val="0070c0"/>
          <w:sz w:val="24"/>
          <w:szCs w:val="24"/>
          <w:u w:val="single"/>
          <w:rtl w:val="0"/>
        </w:rPr>
        <w:t xml:space="preserve">prénom </w:t>
      </w:r>
      <w:r w:rsidDel="00000000" w:rsidR="00000000" w:rsidRPr="00000000">
        <w:rPr>
          <w:rFonts w:ascii="Cambria" w:cs="Cambria" w:eastAsia="Cambria" w:hAnsi="Cambria"/>
          <w:b w:val="1"/>
          <w:color w:val="0070c0"/>
          <w:sz w:val="24"/>
          <w:szCs w:val="24"/>
          <w:rtl w:val="0"/>
        </w:rPr>
        <w:t xml:space="preserve"> </w:t>
      </w:r>
      <w:r w:rsidDel="00000000" w:rsidR="00000000" w:rsidRPr="00000000">
        <w:rPr>
          <w:rFonts w:ascii="Cambria" w:cs="Cambria" w:eastAsia="Cambria" w:hAnsi="Cambria"/>
          <w:b w:val="1"/>
          <w:color w:val="0070c0"/>
          <w:sz w:val="24"/>
          <w:szCs w:val="24"/>
          <w:rtl w:val="0"/>
        </w:rPr>
        <w:t xml:space="preserve"> </w:t>
      </w:r>
      <w:r w:rsidDel="00000000" w:rsidR="00000000" w:rsidRPr="00000000">
        <w:rPr>
          <w:rFonts w:ascii="Cambria" w:cs="Cambria" w:eastAsia="Cambria" w:hAnsi="Cambria"/>
          <w:b w:val="1"/>
          <w:color w:val="0070c0"/>
          <w:sz w:val="24"/>
          <w:szCs w:val="24"/>
          <w:u w:val="single"/>
          <w:rtl w:val="0"/>
        </w:rPr>
        <w:t xml:space="preserve">l’aîné</w:t>
      </w:r>
      <w:r w:rsidDel="00000000" w:rsidR="00000000" w:rsidRPr="00000000">
        <w:rPr>
          <w:rFonts w:ascii="Cambria" w:cs="Cambria" w:eastAsia="Cambria" w:hAnsi="Cambria"/>
          <w:color w:val="0070c0"/>
          <w:sz w:val="24"/>
          <w:szCs w:val="24"/>
          <w:rtl w:val="0"/>
        </w:rPr>
        <w:t xml:space="preserve"> des enfants </w:t>
      </w:r>
      <w:r w:rsidDel="00000000" w:rsidR="00000000" w:rsidRPr="00000000">
        <w:rPr>
          <w:rFonts w:ascii="Cambria" w:cs="Cambria" w:eastAsia="Cambria" w:hAnsi="Cambria"/>
          <w:color w:val="0070c0"/>
          <w:sz w:val="24"/>
          <w:szCs w:val="24"/>
          <w:u w:val="single"/>
          <w:rtl w:val="0"/>
        </w:rPr>
        <w:t xml:space="preserve">de</w:t>
      </w:r>
      <w:r w:rsidDel="00000000" w:rsidR="00000000" w:rsidRPr="00000000">
        <w:rPr>
          <w:rFonts w:ascii="Cambria" w:cs="Cambria" w:eastAsia="Cambria" w:hAnsi="Cambria"/>
          <w:b w:val="1"/>
          <w:i w:val="1"/>
          <w:color w:val="0070c0"/>
          <w:sz w:val="24"/>
          <w:szCs w:val="24"/>
          <w:rtl w:val="0"/>
        </w:rPr>
        <w:t xml:space="preserve"> 16-17 ans  -ET- au cégep-univ-pas à l’école</w:t>
      </w:r>
      <w:r w:rsidDel="00000000" w:rsidR="00000000" w:rsidRPr="00000000">
        <w:rPr>
          <w:rFonts w:ascii="Cambria" w:cs="Cambria" w:eastAsia="Cambria" w:hAnsi="Cambria"/>
          <w:b w:val="1"/>
          <w:color w:val="0070c0"/>
          <w:sz w:val="24"/>
          <w:szCs w:val="24"/>
          <w:rtl w:val="0"/>
        </w:rPr>
        <w:t xml:space="preserve"> </w:t>
      </w:r>
      <w:r w:rsidDel="00000000" w:rsidR="00000000" w:rsidRPr="00000000">
        <w:rPr>
          <w:rFonts w:ascii="Cambria" w:cs="Cambria" w:eastAsia="Cambria" w:hAnsi="Cambria"/>
          <w:b w:val="1"/>
          <w:color w:val="0070c0"/>
          <w:sz w:val="24"/>
          <w:szCs w:val="24"/>
          <w:u w:val="single"/>
          <w:rtl w:val="0"/>
        </w:rPr>
        <w:t xml:space="preserve">OU</w:t>
      </w:r>
      <w:r w:rsidDel="00000000" w:rsidR="00000000" w:rsidRPr="00000000">
        <w:rPr>
          <w:rFonts w:ascii="Cambria" w:cs="Cambria" w:eastAsia="Cambria" w:hAnsi="Cambria"/>
          <w:b w:val="1"/>
          <w:color w:val="0070c0"/>
          <w:sz w:val="24"/>
          <w:szCs w:val="24"/>
          <w:rtl w:val="0"/>
        </w:rPr>
        <w:t xml:space="preserve"> prénom de l’enfant </w:t>
      </w:r>
      <w:r w:rsidDel="00000000" w:rsidR="00000000" w:rsidRPr="00000000">
        <w:rPr>
          <w:rFonts w:ascii="Cambria" w:cs="Cambria" w:eastAsia="Cambria" w:hAnsi="Cambria"/>
          <w:b w:val="1"/>
          <w:color w:val="0070c0"/>
          <w:sz w:val="24"/>
          <w:szCs w:val="24"/>
          <w:u w:val="single"/>
          <w:rtl w:val="0"/>
        </w:rPr>
        <w:t xml:space="preserve">unique de 16-17 au cégep-univ-pas à l’école</w:t>
      </w:r>
      <w:r w:rsidDel="00000000" w:rsidR="00000000" w:rsidRPr="00000000">
        <w:rPr>
          <w:rFonts w:ascii="Roboto" w:cs="Roboto" w:eastAsia="Roboto" w:hAnsi="Roboto"/>
          <w:b w:val="1"/>
          <w:color w:val="0070c0"/>
          <w:sz w:val="21"/>
          <w:szCs w:val="21"/>
          <w:rtl w:val="0"/>
        </w:rPr>
        <w:t xml:space="preserve">] </w:t>
      </w:r>
      <w:r w:rsidDel="00000000" w:rsidR="00000000" w:rsidRPr="00000000">
        <w:rPr>
          <w:rFonts w:ascii="Roboto" w:cs="Roboto" w:eastAsia="Roboto" w:hAnsi="Roboto"/>
          <w:color w:val="444746"/>
          <w:sz w:val="21"/>
          <w:szCs w:val="21"/>
          <w:rtl w:val="0"/>
        </w:rPr>
        <w:t xml:space="preserve">translates for you (or your partner) and helps you to understand </w:t>
      </w:r>
      <w:r w:rsidDel="00000000" w:rsidR="00000000" w:rsidRPr="00000000">
        <w:rPr>
          <w:rFonts w:ascii="Roboto" w:cs="Roboto" w:eastAsia="Roboto" w:hAnsi="Roboto"/>
          <w:b w:val="1"/>
          <w:color w:val="444746"/>
          <w:sz w:val="21"/>
          <w:szCs w:val="21"/>
          <w:rtl w:val="0"/>
        </w:rPr>
        <w:t xml:space="preserve">conversations</w:t>
      </w:r>
      <w:r w:rsidDel="00000000" w:rsidR="00000000" w:rsidRPr="00000000">
        <w:rPr>
          <w:rFonts w:ascii="Roboto" w:cs="Roboto" w:eastAsia="Roboto" w:hAnsi="Roboto"/>
          <w:color w:val="444746"/>
          <w:sz w:val="21"/>
          <w:szCs w:val="21"/>
          <w:rtl w:val="0"/>
        </w:rPr>
        <w:t xml:space="preserve"> that are </w:t>
      </w:r>
      <w:r w:rsidDel="00000000" w:rsidR="00000000" w:rsidRPr="00000000">
        <w:rPr>
          <w:rFonts w:ascii="Roboto" w:cs="Roboto" w:eastAsia="Roboto" w:hAnsi="Roboto"/>
          <w:b w:val="1"/>
          <w:color w:val="444746"/>
          <w:sz w:val="21"/>
          <w:szCs w:val="21"/>
          <w:rtl w:val="0"/>
        </w:rPr>
        <w:t xml:space="preserve">in French</w:t>
      </w:r>
      <w:r w:rsidDel="00000000" w:rsidR="00000000" w:rsidRPr="00000000">
        <w:rPr>
          <w:rFonts w:ascii="Roboto" w:cs="Roboto" w:eastAsia="Roboto" w:hAnsi="Roboto"/>
          <w:color w:val="444746"/>
          <w:sz w:val="21"/>
          <w:szCs w:val="21"/>
          <w:rtl w:val="0"/>
        </w:rPr>
        <w:t xml:space="preserve"> in the following contexts?</w:t>
      </w:r>
      <w:r w:rsidDel="00000000" w:rsidR="00000000" w:rsidRPr="00000000">
        <w:rPr>
          <w:rFonts w:ascii="Roboto" w:cs="Roboto" w:eastAsia="Roboto" w:hAnsi="Roboto"/>
          <w:color w:val="444746"/>
          <w:sz w:val="21"/>
          <w:szCs w:val="21"/>
          <w:highlight w:val="yellow"/>
          <w:rtl w:val="0"/>
        </w:rPr>
        <w:t xml:space="preserve">[VA combinaison des batteries identifiées par Anne]</w:t>
      </w:r>
      <w:r w:rsidDel="00000000" w:rsidR="00000000" w:rsidRPr="00000000">
        <w:rPr>
          <w:rtl w:val="0"/>
        </w:rPr>
      </w:r>
    </w:p>
    <w:p w:rsidR="00000000" w:rsidDel="00000000" w:rsidP="00000000" w:rsidRDefault="00000000" w:rsidRPr="00000000" w14:paraId="0000045E">
      <w:pPr>
        <w:spacing w:line="240" w:lineRule="auto"/>
        <w:rPr>
          <w:rFonts w:ascii="Roboto" w:cs="Roboto" w:eastAsia="Roboto" w:hAnsi="Roboto"/>
          <w:color w:val="444746"/>
          <w:sz w:val="21"/>
          <w:szCs w:val="21"/>
          <w:highlight w:val="yellow"/>
        </w:rPr>
      </w:pPr>
      <w:r w:rsidDel="00000000" w:rsidR="00000000" w:rsidRPr="00000000">
        <w:rPr>
          <w:rFonts w:ascii="Cambria" w:cs="Cambria" w:eastAsia="Cambria" w:hAnsi="Cambria"/>
          <w:color w:val="0000ff"/>
          <w:sz w:val="24"/>
          <w:szCs w:val="24"/>
          <w:rtl w:val="0"/>
        </w:rPr>
        <w:t xml:space="preserve">-- échelle à 5 points : “Never”, “rarely”, “sometimes”, “often”, “very often”, not applicable</w:t>
      </w:r>
      <w:r w:rsidDel="00000000" w:rsidR="00000000" w:rsidRPr="00000000">
        <w:rPr>
          <w:rtl w:val="0"/>
        </w:rPr>
      </w:r>
    </w:p>
    <w:p w:rsidR="00000000" w:rsidDel="00000000" w:rsidP="00000000" w:rsidRDefault="00000000" w:rsidRPr="00000000" w14:paraId="0000045F">
      <w:pPr>
        <w:numPr>
          <w:ilvl w:val="0"/>
          <w:numId w:val="4"/>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When someone comes to your door</w:t>
      </w:r>
    </w:p>
    <w:p w:rsidR="00000000" w:rsidDel="00000000" w:rsidP="00000000" w:rsidRDefault="00000000" w:rsidRPr="00000000" w14:paraId="00000460">
      <w:pPr>
        <w:numPr>
          <w:ilvl w:val="0"/>
          <w:numId w:val="4"/>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During meetings at school (with the teacher, school staff)</w:t>
      </w:r>
    </w:p>
    <w:p w:rsidR="00000000" w:rsidDel="00000000" w:rsidP="00000000" w:rsidRDefault="00000000" w:rsidRPr="00000000" w14:paraId="00000461">
      <w:pPr>
        <w:numPr>
          <w:ilvl w:val="0"/>
          <w:numId w:val="4"/>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During meetings at the bank</w:t>
      </w:r>
    </w:p>
    <w:p w:rsidR="00000000" w:rsidDel="00000000" w:rsidP="00000000" w:rsidRDefault="00000000" w:rsidRPr="00000000" w14:paraId="00000462">
      <w:pPr>
        <w:numPr>
          <w:ilvl w:val="0"/>
          <w:numId w:val="4"/>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During meetings or activities in a community center</w:t>
      </w:r>
    </w:p>
    <w:p w:rsidR="00000000" w:rsidDel="00000000" w:rsidP="00000000" w:rsidRDefault="00000000" w:rsidRPr="00000000" w14:paraId="00000463">
      <w:pPr>
        <w:numPr>
          <w:ilvl w:val="0"/>
          <w:numId w:val="4"/>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During appointments with the doctor, at the hospital or pharmacy</w:t>
      </w:r>
    </w:p>
    <w:p w:rsidR="00000000" w:rsidDel="00000000" w:rsidP="00000000" w:rsidRDefault="00000000" w:rsidRPr="00000000" w14:paraId="00000464">
      <w:pPr>
        <w:numPr>
          <w:ilvl w:val="0"/>
          <w:numId w:val="4"/>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On the street, in stores or in restaurants</w:t>
      </w:r>
    </w:p>
    <w:p w:rsidR="00000000" w:rsidDel="00000000" w:rsidP="00000000" w:rsidRDefault="00000000" w:rsidRPr="00000000" w14:paraId="00000465">
      <w:pPr>
        <w:numPr>
          <w:ilvl w:val="0"/>
          <w:numId w:val="4"/>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Work-related conversations (making appointments, with a client or boss)</w:t>
      </w:r>
    </w:p>
    <w:p w:rsidR="00000000" w:rsidDel="00000000" w:rsidP="00000000" w:rsidRDefault="00000000" w:rsidRPr="00000000" w14:paraId="00000466">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67">
      <w:pPr>
        <w:spacing w:line="240" w:lineRule="auto"/>
        <w:rPr>
          <w:rFonts w:ascii="Cambria" w:cs="Cambria" w:eastAsia="Cambria" w:hAnsi="Cambria"/>
          <w:sz w:val="24"/>
          <w:szCs w:val="24"/>
          <w:highlight w:val="green"/>
        </w:rPr>
      </w:pPr>
      <w:r w:rsidDel="00000000" w:rsidR="00000000" w:rsidRPr="00000000">
        <w:rPr>
          <w:rFonts w:ascii="Cambria" w:cs="Cambria" w:eastAsia="Cambria" w:hAnsi="Cambria"/>
          <w:sz w:val="24"/>
          <w:szCs w:val="24"/>
          <w:highlight w:val="green"/>
          <w:rtl w:val="0"/>
        </w:rPr>
        <w:t xml:space="preserve">[CULTURAL BROKERAGE]</w:t>
      </w:r>
    </w:p>
    <w:p w:rsidR="00000000" w:rsidDel="00000000" w:rsidP="00000000" w:rsidRDefault="00000000" w:rsidRPr="00000000" w14:paraId="00000468">
      <w:pPr>
        <w:spacing w:line="240" w:lineRule="auto"/>
        <w:rPr>
          <w:rFonts w:ascii="Cambria" w:cs="Cambria" w:eastAsia="Cambria" w:hAnsi="Cambria"/>
          <w:sz w:val="24"/>
          <w:szCs w:val="24"/>
        </w:rPr>
      </w:pPr>
      <w:r w:rsidDel="00000000" w:rsidR="00000000" w:rsidRPr="00000000">
        <w:rPr>
          <w:rFonts w:ascii="Cambria" w:cs="Cambria" w:eastAsia="Cambria" w:hAnsi="Cambria"/>
          <w:b w:val="1"/>
          <w:color w:val="0070c0"/>
          <w:sz w:val="24"/>
          <w:szCs w:val="24"/>
          <w:rtl w:val="0"/>
        </w:rPr>
        <w:t xml:space="preserve">[SI : IMMIGRANT]</w:t>
      </w:r>
      <w:r w:rsidDel="00000000" w:rsidR="00000000" w:rsidRPr="00000000">
        <w:rPr>
          <w:rtl w:val="0"/>
        </w:rPr>
      </w:r>
    </w:p>
    <w:p w:rsidR="00000000" w:rsidDel="00000000" w:rsidP="00000000" w:rsidRDefault="00000000" w:rsidRPr="00000000" w14:paraId="00000469">
      <w:pPr>
        <w:pStyle w:val="Heading3"/>
        <w:spacing w:after="0" w:before="0" w:line="240" w:lineRule="auto"/>
        <w:rPr>
          <w:rFonts w:ascii="Cambria" w:cs="Cambria" w:eastAsia="Cambria" w:hAnsi="Cambria"/>
          <w:sz w:val="24"/>
          <w:szCs w:val="24"/>
        </w:rPr>
      </w:pPr>
      <w:bookmarkStart w:colFirst="0" w:colLast="0" w:name="_heading=h.spwxwo3nndi4" w:id="37"/>
      <w:bookmarkEnd w:id="37"/>
      <w:r w:rsidDel="00000000" w:rsidR="00000000" w:rsidRPr="00000000">
        <w:rPr>
          <w:rtl w:val="0"/>
        </w:rPr>
      </w:r>
    </w:p>
    <w:p w:rsidR="00000000" w:rsidDel="00000000" w:rsidP="00000000" w:rsidRDefault="00000000" w:rsidRPr="00000000" w14:paraId="0000046A">
      <w:pPr>
        <w:numPr>
          <w:ilvl w:val="0"/>
          <w:numId w:val="1"/>
        </w:numPr>
        <w:spacing w:line="240" w:lineRule="auto"/>
        <w:ind w:left="720" w:hanging="360"/>
        <w:rPr>
          <w:rFonts w:ascii="Cambria" w:cs="Cambria" w:eastAsia="Cambria" w:hAnsi="Cambria"/>
          <w:color w:val="000000"/>
          <w:sz w:val="24"/>
          <w:szCs w:val="24"/>
        </w:rPr>
      </w:pPr>
      <w:r w:rsidDel="00000000" w:rsidR="00000000" w:rsidRPr="00000000">
        <w:rPr>
          <w:rFonts w:ascii="Cambria" w:cs="Cambria" w:eastAsia="Cambria" w:hAnsi="Cambria"/>
          <w:b w:val="1"/>
          <w:sz w:val="24"/>
          <w:szCs w:val="24"/>
          <w:rtl w:val="0"/>
        </w:rPr>
        <w:t xml:space="preserve">Since you arrived in Quebec</w:t>
      </w:r>
      <w:r w:rsidDel="00000000" w:rsidR="00000000" w:rsidRPr="00000000">
        <w:rPr>
          <w:rFonts w:ascii="Cambria" w:cs="Cambria" w:eastAsia="Cambria" w:hAnsi="Cambria"/>
          <w:sz w:val="24"/>
          <w:szCs w:val="24"/>
          <w:rtl w:val="0"/>
        </w:rPr>
        <w:t xml:space="preserve">, has it happened that</w:t>
      </w:r>
      <w:r w:rsidDel="00000000" w:rsidR="00000000" w:rsidRPr="00000000">
        <w:rPr>
          <w:rFonts w:ascii="Cambria" w:cs="Cambria" w:eastAsia="Cambria" w:hAnsi="Cambria"/>
          <w:b w:val="1"/>
          <w:sz w:val="24"/>
          <w:szCs w:val="24"/>
          <w:rtl w:val="0"/>
        </w:rPr>
        <w:t xml:space="preserve"> your child </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color w:val="0070c0"/>
          <w:sz w:val="24"/>
          <w:szCs w:val="24"/>
          <w:u w:val="single"/>
          <w:rtl w:val="0"/>
        </w:rPr>
        <w:t xml:space="preserve">fill in: </w:t>
      </w:r>
      <w:r w:rsidDel="00000000" w:rsidR="00000000" w:rsidRPr="00000000">
        <w:rPr>
          <w:rFonts w:ascii="Cambria" w:cs="Cambria" w:eastAsia="Cambria" w:hAnsi="Cambria"/>
          <w:b w:val="1"/>
          <w:color w:val="0070c0"/>
          <w:sz w:val="24"/>
          <w:szCs w:val="24"/>
          <w:u w:val="single"/>
          <w:rtl w:val="0"/>
        </w:rPr>
        <w:t xml:space="preserve">prénom</w:t>
      </w:r>
      <w:r w:rsidDel="00000000" w:rsidR="00000000" w:rsidRPr="00000000">
        <w:rPr>
          <w:rFonts w:ascii="Cambria" w:cs="Cambria" w:eastAsia="Cambria" w:hAnsi="Cambria"/>
          <w:color w:val="0070c0"/>
          <w:sz w:val="24"/>
          <w:szCs w:val="24"/>
          <w:rtl w:val="0"/>
        </w:rPr>
        <w:t xml:space="preserve"> de </w:t>
      </w:r>
      <w:r w:rsidDel="00000000" w:rsidR="00000000" w:rsidRPr="00000000">
        <w:rPr>
          <w:rFonts w:ascii="Cambria" w:cs="Cambria" w:eastAsia="Cambria" w:hAnsi="Cambria"/>
          <w:b w:val="1"/>
          <w:color w:val="0070c0"/>
          <w:sz w:val="24"/>
          <w:szCs w:val="24"/>
          <w:rtl w:val="0"/>
        </w:rPr>
        <w:t xml:space="preserve"> </w:t>
      </w:r>
      <w:r w:rsidDel="00000000" w:rsidR="00000000" w:rsidRPr="00000000">
        <w:rPr>
          <w:rFonts w:ascii="Cambria" w:cs="Cambria" w:eastAsia="Cambria" w:hAnsi="Cambria"/>
          <w:b w:val="1"/>
          <w:color w:val="0070c0"/>
          <w:sz w:val="24"/>
          <w:szCs w:val="24"/>
          <w:u w:val="single"/>
          <w:rtl w:val="0"/>
        </w:rPr>
        <w:t xml:space="preserve">l’aîné</w:t>
      </w:r>
      <w:r w:rsidDel="00000000" w:rsidR="00000000" w:rsidRPr="00000000">
        <w:rPr>
          <w:rFonts w:ascii="Cambria" w:cs="Cambria" w:eastAsia="Cambria" w:hAnsi="Cambria"/>
          <w:color w:val="0070c0"/>
          <w:sz w:val="24"/>
          <w:szCs w:val="24"/>
          <w:rtl w:val="0"/>
        </w:rPr>
        <w:t xml:space="preserve"> des enfants </w:t>
      </w:r>
      <w:r w:rsidDel="00000000" w:rsidR="00000000" w:rsidRPr="00000000">
        <w:rPr>
          <w:rFonts w:ascii="Cambria" w:cs="Cambria" w:eastAsia="Cambria" w:hAnsi="Cambria"/>
          <w:color w:val="0070c0"/>
          <w:sz w:val="24"/>
          <w:szCs w:val="24"/>
          <w:u w:val="single"/>
          <w:rtl w:val="0"/>
        </w:rPr>
        <w:t xml:space="preserve">de</w:t>
      </w:r>
      <w:r w:rsidDel="00000000" w:rsidR="00000000" w:rsidRPr="00000000">
        <w:rPr>
          <w:rFonts w:ascii="Cambria" w:cs="Cambria" w:eastAsia="Cambria" w:hAnsi="Cambria"/>
          <w:b w:val="1"/>
          <w:i w:val="1"/>
          <w:color w:val="0070c0"/>
          <w:sz w:val="24"/>
          <w:szCs w:val="24"/>
          <w:rtl w:val="0"/>
        </w:rPr>
        <w:t xml:space="preserve"> 16-17 ans  -ET- au cégep-univ-pas à l’école</w:t>
      </w:r>
      <w:r w:rsidDel="00000000" w:rsidR="00000000" w:rsidRPr="00000000">
        <w:rPr>
          <w:rFonts w:ascii="Cambria" w:cs="Cambria" w:eastAsia="Cambria" w:hAnsi="Cambria"/>
          <w:b w:val="1"/>
          <w:color w:val="0070c0"/>
          <w:sz w:val="24"/>
          <w:szCs w:val="24"/>
          <w:rtl w:val="0"/>
        </w:rPr>
        <w:t xml:space="preserve"> </w:t>
      </w:r>
      <w:r w:rsidDel="00000000" w:rsidR="00000000" w:rsidRPr="00000000">
        <w:rPr>
          <w:rFonts w:ascii="Cambria" w:cs="Cambria" w:eastAsia="Cambria" w:hAnsi="Cambria"/>
          <w:b w:val="1"/>
          <w:color w:val="0070c0"/>
          <w:sz w:val="24"/>
          <w:szCs w:val="24"/>
          <w:u w:val="single"/>
          <w:rtl w:val="0"/>
        </w:rPr>
        <w:t xml:space="preserve">OU</w:t>
      </w:r>
      <w:r w:rsidDel="00000000" w:rsidR="00000000" w:rsidRPr="00000000">
        <w:rPr>
          <w:rFonts w:ascii="Cambria" w:cs="Cambria" w:eastAsia="Cambria" w:hAnsi="Cambria"/>
          <w:b w:val="1"/>
          <w:color w:val="0070c0"/>
          <w:sz w:val="24"/>
          <w:szCs w:val="24"/>
          <w:rtl w:val="0"/>
        </w:rPr>
        <w:t xml:space="preserve"> prénom de l’enfant </w:t>
      </w:r>
      <w:r w:rsidDel="00000000" w:rsidR="00000000" w:rsidRPr="00000000">
        <w:rPr>
          <w:rFonts w:ascii="Cambria" w:cs="Cambria" w:eastAsia="Cambria" w:hAnsi="Cambria"/>
          <w:b w:val="1"/>
          <w:color w:val="0070c0"/>
          <w:sz w:val="24"/>
          <w:szCs w:val="24"/>
          <w:u w:val="single"/>
          <w:rtl w:val="0"/>
        </w:rPr>
        <w:t xml:space="preserve">unique de 16-17 au cégep-univ-pas à l’école</w:t>
      </w:r>
      <w:r w:rsidDel="00000000" w:rsidR="00000000" w:rsidRPr="00000000">
        <w:rPr>
          <w:rFonts w:ascii="Cambria" w:cs="Cambria" w:eastAsia="Cambria" w:hAnsi="Cambria"/>
          <w:color w:val="0070c0"/>
          <w:sz w:val="24"/>
          <w:szCs w:val="24"/>
          <w:rtl w:val="0"/>
        </w:rPr>
        <w:t xml:space="preserve">] </w:t>
      </w:r>
      <w:r w:rsidDel="00000000" w:rsidR="00000000" w:rsidRPr="00000000">
        <w:rPr>
          <w:rFonts w:ascii="Cambria" w:cs="Cambria" w:eastAsia="Cambria" w:hAnsi="Cambria"/>
          <w:sz w:val="24"/>
          <w:szCs w:val="24"/>
          <w:rtl w:val="0"/>
        </w:rPr>
        <w:t xml:space="preserve">has shared information with you and helped you to understand the </w:t>
      </w:r>
      <w:r w:rsidDel="00000000" w:rsidR="00000000" w:rsidRPr="00000000">
        <w:rPr>
          <w:rFonts w:ascii="Cambria" w:cs="Cambria" w:eastAsia="Cambria" w:hAnsi="Cambria"/>
          <w:b w:val="1"/>
          <w:sz w:val="24"/>
          <w:szCs w:val="24"/>
          <w:rtl w:val="0"/>
        </w:rPr>
        <w:t xml:space="preserve">functioning of Quebec society</w:t>
      </w:r>
      <w:r w:rsidDel="00000000" w:rsidR="00000000" w:rsidRPr="00000000">
        <w:rPr>
          <w:rFonts w:ascii="Cambria" w:cs="Cambria" w:eastAsia="Cambria" w:hAnsi="Cambria"/>
          <w:sz w:val="24"/>
          <w:szCs w:val="24"/>
          <w:rtl w:val="0"/>
        </w:rPr>
        <w:t xml:space="preserve"> regarding any of the following subjects?  </w:t>
      </w:r>
      <w:r w:rsidDel="00000000" w:rsidR="00000000" w:rsidRPr="00000000">
        <w:rPr>
          <w:rFonts w:ascii="Cambria" w:cs="Cambria" w:eastAsia="Cambria" w:hAnsi="Cambria"/>
          <w:sz w:val="24"/>
          <w:szCs w:val="24"/>
          <w:highlight w:val="yellow"/>
          <w:rtl w:val="0"/>
        </w:rPr>
        <w:t xml:space="preserve">(VA, inspiré des entrevues avec les intervenants scolaires)</w:t>
      </w:r>
      <w:r w:rsidDel="00000000" w:rsidR="00000000" w:rsidRPr="00000000">
        <w:rPr>
          <w:rtl w:val="0"/>
        </w:rPr>
      </w:r>
    </w:p>
    <w:p w:rsidR="00000000" w:rsidDel="00000000" w:rsidP="00000000" w:rsidRDefault="00000000" w:rsidRPr="00000000" w14:paraId="0000046B">
      <w:pPr>
        <w:spacing w:line="240" w:lineRule="auto"/>
        <w:ind w:left="720" w:firstLine="0"/>
        <w:rPr>
          <w:rFonts w:ascii="Cambria" w:cs="Cambria" w:eastAsia="Cambria" w:hAnsi="Cambria"/>
          <w:color w:val="0000ff"/>
          <w:sz w:val="24"/>
          <w:szCs w:val="24"/>
        </w:rPr>
      </w:pPr>
      <w:r w:rsidDel="00000000" w:rsidR="00000000" w:rsidRPr="00000000">
        <w:rPr>
          <w:rFonts w:ascii="Cambria" w:cs="Cambria" w:eastAsia="Cambria" w:hAnsi="Cambria"/>
          <w:color w:val="0000ff"/>
          <w:sz w:val="24"/>
          <w:szCs w:val="24"/>
          <w:rtl w:val="0"/>
        </w:rPr>
        <w:t xml:space="preserve">-- échelle à 5 points : “Never”, “rarely”, “sometimes”, “often”, “very often”, not applicable</w:t>
      </w:r>
    </w:p>
    <w:p w:rsidR="00000000" w:rsidDel="00000000" w:rsidP="00000000" w:rsidRDefault="00000000" w:rsidRPr="00000000" w14:paraId="0000046C">
      <w:pPr>
        <w:spacing w:line="240" w:lineRule="auto"/>
        <w:ind w:firstLine="720"/>
        <w:rPr>
          <w:rFonts w:ascii="Cambria" w:cs="Cambria" w:eastAsia="Cambria" w:hAnsi="Cambria"/>
          <w:color w:val="0000ff"/>
          <w:sz w:val="24"/>
          <w:szCs w:val="24"/>
        </w:rPr>
      </w:pPr>
      <w:r w:rsidDel="00000000" w:rsidR="00000000" w:rsidRPr="00000000">
        <w:rPr>
          <w:rFonts w:ascii="Cambria" w:cs="Cambria" w:eastAsia="Cambria" w:hAnsi="Cambria"/>
          <w:b w:val="1"/>
          <w:color w:val="0070c0"/>
          <w:sz w:val="24"/>
          <w:szCs w:val="24"/>
          <w:rtl w:val="0"/>
        </w:rPr>
        <w:t xml:space="preserve">[randomize]</w:t>
      </w:r>
      <w:r w:rsidDel="00000000" w:rsidR="00000000" w:rsidRPr="00000000">
        <w:rPr>
          <w:rtl w:val="0"/>
        </w:rPr>
      </w:r>
    </w:p>
    <w:p w:rsidR="00000000" w:rsidDel="00000000" w:rsidP="00000000" w:rsidRDefault="00000000" w:rsidRPr="00000000" w14:paraId="0000046D">
      <w:pPr>
        <w:numPr>
          <w:ilvl w:val="1"/>
          <w:numId w:val="14"/>
        </w:numPr>
        <w:spacing w:line="240" w:lineRule="auto"/>
        <w:ind w:left="144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Food (meals, lunch box, grocery shopping) </w:t>
      </w:r>
      <w:r w:rsidDel="00000000" w:rsidR="00000000" w:rsidRPr="00000000">
        <w:rPr>
          <w:rtl w:val="0"/>
        </w:rPr>
      </w:r>
    </w:p>
    <w:p w:rsidR="00000000" w:rsidDel="00000000" w:rsidP="00000000" w:rsidRDefault="00000000" w:rsidRPr="00000000" w14:paraId="0000046E">
      <w:pPr>
        <w:numPr>
          <w:ilvl w:val="1"/>
          <w:numId w:val="14"/>
        </w:numPr>
        <w:spacing w:line="240" w:lineRule="auto"/>
        <w:ind w:left="144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Transports (car, bus, taxi, metro)</w:t>
      </w:r>
    </w:p>
    <w:p w:rsidR="00000000" w:rsidDel="00000000" w:rsidP="00000000" w:rsidRDefault="00000000" w:rsidRPr="00000000" w14:paraId="0000046F">
      <w:pPr>
        <w:numPr>
          <w:ilvl w:val="1"/>
          <w:numId w:val="14"/>
        </w:numPr>
        <w:spacing w:line="240" w:lineRule="auto"/>
        <w:ind w:left="144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The school system (homework, lessons)</w:t>
      </w:r>
    </w:p>
    <w:p w:rsidR="00000000" w:rsidDel="00000000" w:rsidP="00000000" w:rsidRDefault="00000000" w:rsidRPr="00000000" w14:paraId="00000470">
      <w:pPr>
        <w:numPr>
          <w:ilvl w:val="1"/>
          <w:numId w:val="14"/>
        </w:numPr>
        <w:spacing w:line="240" w:lineRule="auto"/>
        <w:ind w:left="144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Social relationships (with neighbours, friends, colleagues)</w:t>
      </w:r>
    </w:p>
    <w:p w:rsidR="00000000" w:rsidDel="00000000" w:rsidP="00000000" w:rsidRDefault="00000000" w:rsidRPr="00000000" w14:paraId="00000471">
      <w:pPr>
        <w:numPr>
          <w:ilvl w:val="1"/>
          <w:numId w:val="14"/>
        </w:numPr>
        <w:spacing w:line="240" w:lineRule="auto"/>
        <w:ind w:left="144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Winter clothing </w:t>
      </w:r>
    </w:p>
    <w:p w:rsidR="00000000" w:rsidDel="00000000" w:rsidP="00000000" w:rsidRDefault="00000000" w:rsidRPr="00000000" w14:paraId="00000472">
      <w:pPr>
        <w:numPr>
          <w:ilvl w:val="1"/>
          <w:numId w:val="14"/>
        </w:numPr>
        <w:spacing w:line="240" w:lineRule="auto"/>
        <w:ind w:left="144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Jokes and humour </w:t>
      </w:r>
    </w:p>
    <w:p w:rsidR="00000000" w:rsidDel="00000000" w:rsidP="00000000" w:rsidRDefault="00000000" w:rsidRPr="00000000" w14:paraId="00000473">
      <w:pPr>
        <w:numPr>
          <w:ilvl w:val="1"/>
          <w:numId w:val="14"/>
        </w:numPr>
        <w:spacing w:line="240" w:lineRule="auto"/>
        <w:ind w:left="144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The rhythm of life (meal and activity times)</w:t>
      </w:r>
    </w:p>
    <w:p w:rsidR="00000000" w:rsidDel="00000000" w:rsidP="00000000" w:rsidRDefault="00000000" w:rsidRPr="00000000" w14:paraId="00000474">
      <w:pPr>
        <w:numPr>
          <w:ilvl w:val="1"/>
          <w:numId w:val="14"/>
        </w:numPr>
        <w:spacing w:line="240" w:lineRule="auto"/>
        <w:ind w:left="144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The laws of Quebec </w:t>
      </w:r>
    </w:p>
    <w:p w:rsidR="00000000" w:rsidDel="00000000" w:rsidP="00000000" w:rsidRDefault="00000000" w:rsidRPr="00000000" w14:paraId="00000475">
      <w:pPr>
        <w:numPr>
          <w:ilvl w:val="1"/>
          <w:numId w:val="14"/>
        </w:numPr>
        <w:spacing w:line="240" w:lineRule="auto"/>
        <w:ind w:left="144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Children’s rights </w:t>
      </w:r>
    </w:p>
    <w:p w:rsidR="00000000" w:rsidDel="00000000" w:rsidP="00000000" w:rsidRDefault="00000000" w:rsidRPr="00000000" w14:paraId="00000476">
      <w:pPr>
        <w:numPr>
          <w:ilvl w:val="1"/>
          <w:numId w:val="14"/>
        </w:numPr>
        <w:spacing w:line="240" w:lineRule="auto"/>
        <w:ind w:left="144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Parental responsibilities</w:t>
      </w:r>
    </w:p>
    <w:p w:rsidR="00000000" w:rsidDel="00000000" w:rsidP="00000000" w:rsidRDefault="00000000" w:rsidRPr="00000000" w14:paraId="00000477">
      <w:pPr>
        <w:numPr>
          <w:ilvl w:val="1"/>
          <w:numId w:val="14"/>
        </w:numPr>
        <w:spacing w:line="240" w:lineRule="auto"/>
        <w:ind w:left="144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Others: </w:t>
      </w:r>
      <w:r w:rsidDel="00000000" w:rsidR="00000000" w:rsidRPr="00000000">
        <w:rPr>
          <w:rFonts w:ascii="Cambria" w:cs="Cambria" w:eastAsia="Cambria" w:hAnsi="Cambria"/>
          <w:color w:val="0070c0"/>
          <w:sz w:val="24"/>
          <w:szCs w:val="24"/>
          <w:rtl w:val="0"/>
        </w:rPr>
        <w:t xml:space="preserve">[fill in]</w:t>
      </w:r>
    </w:p>
    <w:p w:rsidR="00000000" w:rsidDel="00000000" w:rsidP="00000000" w:rsidRDefault="00000000" w:rsidRPr="00000000" w14:paraId="00000478">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79">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7A">
      <w:pPr>
        <w:spacing w:line="240" w:lineRule="auto"/>
        <w:rPr>
          <w:rFonts w:ascii="Cambria" w:cs="Cambria" w:eastAsia="Cambria" w:hAnsi="Cambria"/>
          <w:b w:val="1"/>
          <w:color w:val="0070c0"/>
          <w:sz w:val="24"/>
          <w:szCs w:val="24"/>
        </w:rPr>
      </w:pPr>
      <w:r w:rsidDel="00000000" w:rsidR="00000000" w:rsidRPr="00000000">
        <w:rPr>
          <w:rFonts w:ascii="Cambria" w:cs="Cambria" w:eastAsia="Cambria" w:hAnsi="Cambria"/>
          <w:b w:val="1"/>
          <w:color w:val="0070c0"/>
          <w:sz w:val="24"/>
          <w:szCs w:val="24"/>
          <w:rtl w:val="0"/>
        </w:rPr>
        <w:t xml:space="preserve">[nouvelle page]</w:t>
      </w:r>
    </w:p>
    <w:p w:rsidR="00000000" w:rsidDel="00000000" w:rsidP="00000000" w:rsidRDefault="00000000" w:rsidRPr="00000000" w14:paraId="0000047B">
      <w:pPr>
        <w:spacing w:line="240" w:lineRule="auto"/>
        <w:rPr>
          <w:rFonts w:ascii="Cambria" w:cs="Cambria" w:eastAsia="Cambria" w:hAnsi="Cambria"/>
          <w:b w:val="1"/>
          <w:color w:val="0070c0"/>
          <w:sz w:val="24"/>
          <w:szCs w:val="24"/>
        </w:rPr>
      </w:pPr>
      <w:r w:rsidDel="00000000" w:rsidR="00000000" w:rsidRPr="00000000">
        <w:rPr>
          <w:rFonts w:ascii="Cambria" w:cs="Cambria" w:eastAsia="Cambria" w:hAnsi="Cambria"/>
          <w:b w:val="1"/>
          <w:color w:val="0070c0"/>
          <w:sz w:val="24"/>
          <w:szCs w:val="24"/>
          <w:rtl w:val="0"/>
        </w:rPr>
        <w:t xml:space="preserve">[condition: SI + que ‘jamais’ à: </w:t>
      </w:r>
      <w:r w:rsidDel="00000000" w:rsidR="00000000" w:rsidRPr="00000000">
        <w:rPr>
          <w:rFonts w:ascii="Cambria" w:cs="Cambria" w:eastAsia="Cambria" w:hAnsi="Cambria"/>
          <w:b w:val="1"/>
          <w:color w:val="0070c0"/>
          <w:sz w:val="24"/>
          <w:szCs w:val="24"/>
          <w:u w:val="single"/>
          <w:rtl w:val="0"/>
        </w:rPr>
        <w:t xml:space="preserve">au moins 1</w:t>
      </w:r>
      <w:r w:rsidDel="00000000" w:rsidR="00000000" w:rsidRPr="00000000">
        <w:rPr>
          <w:rFonts w:ascii="Cambria" w:cs="Cambria" w:eastAsia="Cambria" w:hAnsi="Cambria"/>
          <w:b w:val="1"/>
          <w:color w:val="0070c0"/>
          <w:sz w:val="24"/>
          <w:szCs w:val="24"/>
          <w:rtl w:val="0"/>
        </w:rPr>
        <w:t xml:space="preserve"> des sous-questions, des 3 questions précédentes]</w:t>
      </w:r>
      <w:r w:rsidDel="00000000" w:rsidR="00000000" w:rsidRPr="00000000">
        <w:rPr>
          <w:rtl w:val="0"/>
        </w:rPr>
      </w:r>
    </w:p>
    <w:p w:rsidR="00000000" w:rsidDel="00000000" w:rsidP="00000000" w:rsidRDefault="00000000" w:rsidRPr="00000000" w14:paraId="0000047C">
      <w:pPr>
        <w:numPr>
          <w:ilvl w:val="0"/>
          <w:numId w:val="1"/>
        </w:numPr>
        <w:ind w:left="720" w:hanging="360"/>
        <w:rPr>
          <w:rFonts w:ascii="Cambria" w:cs="Cambria" w:eastAsia="Cambria" w:hAnsi="Cambria"/>
          <w:color w:val="000000"/>
          <w:sz w:val="24"/>
          <w:szCs w:val="24"/>
        </w:rPr>
      </w:pPr>
      <w:r w:rsidDel="00000000" w:rsidR="00000000" w:rsidRPr="00000000">
        <w:rPr>
          <w:rtl w:val="0"/>
        </w:rPr>
        <w:t xml:space="preserve">How much do you agree or disagree with each of the following statements?</w:t>
      </w:r>
      <w:r w:rsidDel="00000000" w:rsidR="00000000" w:rsidRPr="00000000">
        <w:rPr>
          <w:rtl w:val="0"/>
        </w:rPr>
      </w:r>
    </w:p>
    <w:p w:rsidR="00000000" w:rsidDel="00000000" w:rsidP="00000000" w:rsidRDefault="00000000" w:rsidRPr="00000000" w14:paraId="0000047D">
      <w:pPr>
        <w:spacing w:line="240" w:lineRule="auto"/>
        <w:ind w:left="720" w:firstLine="0"/>
        <w:rPr>
          <w:rFonts w:ascii="Cambria" w:cs="Cambria" w:eastAsia="Cambria" w:hAnsi="Cambria"/>
          <w:sz w:val="24"/>
          <w:szCs w:val="24"/>
          <w:highlight w:val="yellow"/>
        </w:rPr>
      </w:pPr>
      <w:r w:rsidDel="00000000" w:rsidR="00000000" w:rsidRPr="00000000">
        <w:rPr>
          <w:rFonts w:ascii="Cambria" w:cs="Cambria" w:eastAsia="Cambria" w:hAnsi="Cambria"/>
          <w:sz w:val="24"/>
          <w:szCs w:val="24"/>
          <w:highlight w:val="yellow"/>
          <w:rtl w:val="0"/>
        </w:rPr>
        <w:t xml:space="preserve">(VA, basé sur les entrevues avec les intervenants scolaires, réaction des parents à l’aide des enfants)</w:t>
      </w:r>
    </w:p>
    <w:p w:rsidR="00000000" w:rsidDel="00000000" w:rsidP="00000000" w:rsidRDefault="00000000" w:rsidRPr="00000000" w14:paraId="0000047E">
      <w:pPr>
        <w:ind w:left="720" w:firstLine="0"/>
        <w:rPr>
          <w:rFonts w:ascii="Cambria" w:cs="Cambria" w:eastAsia="Cambria" w:hAnsi="Cambria"/>
          <w:color w:val="0000ff"/>
          <w:sz w:val="24"/>
          <w:szCs w:val="24"/>
        </w:rPr>
      </w:pPr>
      <w:r w:rsidDel="00000000" w:rsidR="00000000" w:rsidRPr="00000000">
        <w:rPr>
          <w:rFonts w:ascii="Cambria" w:cs="Cambria" w:eastAsia="Cambria" w:hAnsi="Cambria"/>
          <w:color w:val="0000ff"/>
          <w:sz w:val="24"/>
          <w:szCs w:val="24"/>
          <w:rtl w:val="0"/>
        </w:rPr>
        <w:t xml:space="preserve">-- échelle à </w:t>
      </w:r>
      <w:r w:rsidDel="00000000" w:rsidR="00000000" w:rsidRPr="00000000">
        <w:rPr>
          <w:rFonts w:ascii="Cambria" w:cs="Cambria" w:eastAsia="Cambria" w:hAnsi="Cambria"/>
          <w:color w:val="0000ff"/>
          <w:sz w:val="24"/>
          <w:szCs w:val="24"/>
          <w:shd w:fill="c9daf8" w:val="clear"/>
          <w:rtl w:val="0"/>
        </w:rPr>
        <w:t xml:space="preserve">6 pts</w:t>
      </w:r>
      <w:r w:rsidDel="00000000" w:rsidR="00000000" w:rsidRPr="00000000">
        <w:rPr>
          <w:rFonts w:ascii="Cambria" w:cs="Cambria" w:eastAsia="Cambria" w:hAnsi="Cambria"/>
          <w:color w:val="0000ff"/>
          <w:sz w:val="24"/>
          <w:szCs w:val="24"/>
          <w:rtl w:val="0"/>
        </w:rPr>
        <w:t xml:space="preserve">:  “completely disagree”,“mostly disagree”, “slightly disagree”,“slightly agree”, “mostly agree”, “completely agree”</w:t>
      </w:r>
    </w:p>
    <w:p w:rsidR="00000000" w:rsidDel="00000000" w:rsidP="00000000" w:rsidRDefault="00000000" w:rsidRPr="00000000" w14:paraId="0000047F">
      <w:pPr>
        <w:spacing w:line="240" w:lineRule="auto"/>
        <w:ind w:firstLine="720"/>
        <w:rPr>
          <w:rFonts w:ascii="Cambria" w:cs="Cambria" w:eastAsia="Cambria" w:hAnsi="Cambria"/>
          <w:sz w:val="24"/>
          <w:szCs w:val="24"/>
        </w:rPr>
      </w:pPr>
      <w:r w:rsidDel="00000000" w:rsidR="00000000" w:rsidRPr="00000000">
        <w:rPr>
          <w:rFonts w:ascii="Cambria" w:cs="Cambria" w:eastAsia="Cambria" w:hAnsi="Cambria"/>
          <w:b w:val="1"/>
          <w:color w:val="3d85c6"/>
          <w:sz w:val="24"/>
          <w:szCs w:val="24"/>
          <w:rtl w:val="0"/>
        </w:rPr>
        <w:t xml:space="preserve">[**randomize the statements]</w:t>
      </w:r>
      <w:r w:rsidDel="00000000" w:rsidR="00000000" w:rsidRPr="00000000">
        <w:rPr>
          <w:rtl w:val="0"/>
        </w:rPr>
      </w:r>
    </w:p>
    <w:p w:rsidR="00000000" w:rsidDel="00000000" w:rsidP="00000000" w:rsidRDefault="00000000" w:rsidRPr="00000000" w14:paraId="00000480">
      <w:pPr>
        <w:numPr>
          <w:ilvl w:val="0"/>
          <w:numId w:val="9"/>
        </w:numPr>
        <w:spacing w:line="240" w:lineRule="auto"/>
        <w:ind w:left="1133.858267716535"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My child feels proud to be able to help me.</w:t>
      </w:r>
    </w:p>
    <w:p w:rsidR="00000000" w:rsidDel="00000000" w:rsidP="00000000" w:rsidRDefault="00000000" w:rsidRPr="00000000" w14:paraId="00000481">
      <w:pPr>
        <w:numPr>
          <w:ilvl w:val="0"/>
          <w:numId w:val="9"/>
        </w:numPr>
        <w:spacing w:line="240" w:lineRule="auto"/>
        <w:ind w:left="1133.858267716535"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My child would prefer not to have to help me.</w:t>
      </w:r>
    </w:p>
    <w:p w:rsidR="00000000" w:rsidDel="00000000" w:rsidP="00000000" w:rsidRDefault="00000000" w:rsidRPr="00000000" w14:paraId="00000482">
      <w:pPr>
        <w:numPr>
          <w:ilvl w:val="0"/>
          <w:numId w:val="9"/>
        </w:numPr>
        <w:spacing w:line="240" w:lineRule="auto"/>
        <w:ind w:left="1133.858267716535"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In an ideal world, I would like my child not to have to help me as much.</w:t>
      </w:r>
    </w:p>
    <w:p w:rsidR="00000000" w:rsidDel="00000000" w:rsidP="00000000" w:rsidRDefault="00000000" w:rsidRPr="00000000" w14:paraId="00000483">
      <w:pPr>
        <w:numPr>
          <w:ilvl w:val="0"/>
          <w:numId w:val="9"/>
        </w:numPr>
        <w:spacing w:line="240" w:lineRule="auto"/>
        <w:ind w:left="1133.858267716535"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My child is in a position of power over me, because he knows more about Quebec than me.</w:t>
      </w:r>
      <w:r w:rsidDel="00000000" w:rsidR="00000000" w:rsidRPr="00000000">
        <w:br w:type="page"/>
      </w:r>
      <w:r w:rsidDel="00000000" w:rsidR="00000000" w:rsidRPr="00000000">
        <w:rPr>
          <w:rtl w:val="0"/>
        </w:rPr>
      </w:r>
    </w:p>
    <w:p w:rsidR="00000000" w:rsidDel="00000000" w:rsidP="00000000" w:rsidRDefault="00000000" w:rsidRPr="00000000" w14:paraId="00000484">
      <w:pPr>
        <w:spacing w:line="240" w:lineRule="auto"/>
        <w:rPr>
          <w:rFonts w:ascii="Cambria" w:cs="Cambria" w:eastAsia="Cambria" w:hAnsi="Cambria"/>
          <w:b w:val="1"/>
          <w:sz w:val="24"/>
          <w:szCs w:val="24"/>
          <w:highlight w:val="yellow"/>
          <w:u w:val="single"/>
        </w:rPr>
      </w:pPr>
      <w:r w:rsidDel="00000000" w:rsidR="00000000" w:rsidRPr="00000000">
        <w:rPr>
          <w:rFonts w:ascii="Cambria" w:cs="Cambria" w:eastAsia="Cambria" w:hAnsi="Cambria"/>
          <w:b w:val="1"/>
          <w:sz w:val="24"/>
          <w:szCs w:val="24"/>
          <w:highlight w:val="yellow"/>
          <w:u w:val="single"/>
          <w:rtl w:val="0"/>
        </w:rPr>
        <w:t xml:space="preserve">-----------------------------------------------------------------------------------------------------------------</w:t>
      </w:r>
    </w:p>
    <w:p w:rsidR="00000000" w:rsidDel="00000000" w:rsidP="00000000" w:rsidRDefault="00000000" w:rsidRPr="00000000" w14:paraId="00000485">
      <w:pPr>
        <w:spacing w:line="240" w:lineRule="auto"/>
        <w:rPr>
          <w:rFonts w:ascii="Cambria" w:cs="Cambria" w:eastAsia="Cambria" w:hAnsi="Cambria"/>
          <w:b w:val="1"/>
          <w:sz w:val="24"/>
          <w:szCs w:val="24"/>
          <w:highlight w:val="yellow"/>
          <w:u w:val="single"/>
        </w:rPr>
      </w:pPr>
      <w:r w:rsidDel="00000000" w:rsidR="00000000" w:rsidRPr="00000000">
        <w:rPr>
          <w:rtl w:val="0"/>
        </w:rPr>
      </w:r>
    </w:p>
    <w:p w:rsidR="00000000" w:rsidDel="00000000" w:rsidP="00000000" w:rsidRDefault="00000000" w:rsidRPr="00000000" w14:paraId="00000486">
      <w:pPr>
        <w:spacing w:line="240" w:lineRule="auto"/>
        <w:rPr>
          <w:rFonts w:ascii="Cambria" w:cs="Cambria" w:eastAsia="Cambria" w:hAnsi="Cambria"/>
          <w:b w:val="1"/>
          <w:sz w:val="24"/>
          <w:szCs w:val="24"/>
          <w:highlight w:val="cyan"/>
          <w:u w:val="single"/>
        </w:rPr>
      </w:pPr>
      <w:r w:rsidDel="00000000" w:rsidR="00000000" w:rsidRPr="00000000">
        <w:rPr>
          <w:rFonts w:ascii="Cambria" w:cs="Cambria" w:eastAsia="Cambria" w:hAnsi="Cambria"/>
          <w:b w:val="1"/>
          <w:sz w:val="24"/>
          <w:szCs w:val="24"/>
          <w:highlight w:val="cyan"/>
          <w:u w:val="single"/>
          <w:rtl w:val="0"/>
        </w:rPr>
        <w:t xml:space="preserve">*** Batterie AIDE</w:t>
      </w:r>
    </w:p>
    <w:p w:rsidR="00000000" w:rsidDel="00000000" w:rsidP="00000000" w:rsidRDefault="00000000" w:rsidRPr="00000000" w14:paraId="00000487">
      <w:pPr>
        <w:spacing w:line="240" w:lineRule="auto"/>
        <w:rPr>
          <w:rFonts w:ascii="Cambria" w:cs="Cambria" w:eastAsia="Cambria" w:hAnsi="Cambria"/>
          <w:b w:val="1"/>
          <w:sz w:val="24"/>
          <w:szCs w:val="24"/>
          <w:highlight w:val="cyan"/>
          <w:u w:val="single"/>
        </w:rPr>
      </w:pPr>
      <w:r w:rsidDel="00000000" w:rsidR="00000000" w:rsidRPr="00000000">
        <w:rPr>
          <w:rFonts w:ascii="Cambria" w:cs="Cambria" w:eastAsia="Cambria" w:hAnsi="Cambria"/>
          <w:b w:val="1"/>
          <w:color w:val="9900ff"/>
          <w:sz w:val="44"/>
          <w:szCs w:val="44"/>
          <w:highlight w:val="cyan"/>
          <w:u w:val="single"/>
          <w:rtl w:val="0"/>
        </w:rPr>
        <w:t xml:space="preserve">OPTION</w:t>
      </w:r>
      <w:r w:rsidDel="00000000" w:rsidR="00000000" w:rsidRPr="00000000">
        <w:rPr>
          <w:rFonts w:ascii="Cambria" w:cs="Cambria" w:eastAsia="Cambria" w:hAnsi="Cambria"/>
          <w:b w:val="1"/>
          <w:sz w:val="24"/>
          <w:szCs w:val="24"/>
          <w:highlight w:val="cyan"/>
          <w:u w:val="single"/>
          <w:rtl w:val="0"/>
        </w:rPr>
        <w:t xml:space="preserve"> : POUR </w:t>
      </w:r>
      <w:r w:rsidDel="00000000" w:rsidR="00000000" w:rsidRPr="00000000">
        <w:rPr>
          <w:rFonts w:ascii="Cambria" w:cs="Cambria" w:eastAsia="Cambria" w:hAnsi="Cambria"/>
          <w:b w:val="1"/>
          <w:color w:val="ff00ff"/>
          <w:sz w:val="30"/>
          <w:szCs w:val="30"/>
          <w:highlight w:val="cyan"/>
          <w:u w:val="single"/>
          <w:rtl w:val="0"/>
        </w:rPr>
        <w:t xml:space="preserve">LES 18 ans &amp; +</w:t>
      </w:r>
      <w:r w:rsidDel="00000000" w:rsidR="00000000" w:rsidRPr="00000000">
        <w:rPr>
          <w:rFonts w:ascii="Cambria" w:cs="Cambria" w:eastAsia="Cambria" w:hAnsi="Cambria"/>
          <w:b w:val="1"/>
          <w:sz w:val="24"/>
          <w:szCs w:val="24"/>
          <w:highlight w:val="cyan"/>
          <w:u w:val="single"/>
          <w:rtl w:val="0"/>
        </w:rPr>
        <w:t xml:space="preserve"> </w:t>
      </w:r>
    </w:p>
    <w:p w:rsidR="00000000" w:rsidDel="00000000" w:rsidP="00000000" w:rsidRDefault="00000000" w:rsidRPr="00000000" w14:paraId="00000488">
      <w:pPr>
        <w:spacing w:line="240" w:lineRule="auto"/>
        <w:rPr>
          <w:rFonts w:ascii="Cambria" w:cs="Cambria" w:eastAsia="Cambria" w:hAnsi="Cambria"/>
          <w:b w:val="1"/>
          <w:sz w:val="24"/>
          <w:szCs w:val="24"/>
          <w:highlight w:val="yellow"/>
          <w:u w:val="single"/>
        </w:rPr>
      </w:pPr>
      <w:r w:rsidDel="00000000" w:rsidR="00000000" w:rsidRPr="00000000">
        <w:rPr>
          <w:rtl w:val="0"/>
        </w:rPr>
      </w:r>
    </w:p>
    <w:p w:rsidR="00000000" w:rsidDel="00000000" w:rsidP="00000000" w:rsidRDefault="00000000" w:rsidRPr="00000000" w14:paraId="00000489">
      <w:pPr>
        <w:spacing w:line="240" w:lineRule="auto"/>
        <w:rPr>
          <w:rFonts w:ascii="Cambria" w:cs="Cambria" w:eastAsia="Cambria" w:hAnsi="Cambria"/>
          <w:b w:val="1"/>
          <w:sz w:val="24"/>
          <w:szCs w:val="24"/>
          <w:highlight w:val="yellow"/>
          <w:u w:val="single"/>
        </w:rPr>
      </w:pPr>
      <w:r w:rsidDel="00000000" w:rsidR="00000000" w:rsidRPr="00000000">
        <w:rPr>
          <w:rtl w:val="0"/>
        </w:rPr>
      </w:r>
    </w:p>
    <w:p w:rsidR="00000000" w:rsidDel="00000000" w:rsidP="00000000" w:rsidRDefault="00000000" w:rsidRPr="00000000" w14:paraId="0000048A">
      <w:pPr>
        <w:spacing w:line="240" w:lineRule="auto"/>
        <w:rPr>
          <w:rFonts w:ascii="Cambria" w:cs="Cambria" w:eastAsia="Cambria" w:hAnsi="Cambria"/>
          <w:b w:val="1"/>
          <w:sz w:val="24"/>
          <w:szCs w:val="24"/>
          <w:highlight w:val="yellow"/>
          <w:u w:val="single"/>
        </w:rPr>
      </w:pPr>
      <w:r w:rsidDel="00000000" w:rsidR="00000000" w:rsidRPr="00000000">
        <w:rPr>
          <w:rFonts w:ascii="Cambria" w:cs="Cambria" w:eastAsia="Cambria" w:hAnsi="Cambria"/>
          <w:b w:val="1"/>
          <w:sz w:val="24"/>
          <w:szCs w:val="24"/>
          <w:highlight w:val="yellow"/>
          <w:u w:val="single"/>
          <w:rtl w:val="0"/>
        </w:rPr>
        <w:t xml:space="preserve">[DO YOU HAVE TIME?]</w:t>
      </w:r>
    </w:p>
    <w:p w:rsidR="00000000" w:rsidDel="00000000" w:rsidP="00000000" w:rsidRDefault="00000000" w:rsidRPr="00000000" w14:paraId="0000048B">
      <w:pPr>
        <w:spacing w:line="240" w:lineRule="auto"/>
        <w:rPr>
          <w:rFonts w:ascii="Cambria" w:cs="Cambria" w:eastAsia="Cambria" w:hAnsi="Cambria"/>
          <w:b w:val="1"/>
          <w:sz w:val="24"/>
          <w:szCs w:val="24"/>
          <w:highlight w:val="yellow"/>
          <w:u w:val="single"/>
        </w:rPr>
      </w:pPr>
      <w:r w:rsidDel="00000000" w:rsidR="00000000" w:rsidRPr="00000000">
        <w:rPr>
          <w:rtl w:val="0"/>
        </w:rPr>
      </w:r>
    </w:p>
    <w:p w:rsidR="00000000" w:rsidDel="00000000" w:rsidP="00000000" w:rsidRDefault="00000000" w:rsidRPr="00000000" w14:paraId="0000048C">
      <w:pPr>
        <w:pStyle w:val="Heading1"/>
        <w:spacing w:after="0" w:before="0" w:line="276.00000545454543" w:lineRule="auto"/>
        <w:rPr>
          <w:rFonts w:ascii="Cambria" w:cs="Cambria" w:eastAsia="Cambria" w:hAnsi="Cambria"/>
          <w:b w:val="1"/>
          <w:sz w:val="24"/>
          <w:szCs w:val="24"/>
          <w:highlight w:val="yellow"/>
          <w:u w:val="single"/>
        </w:rPr>
      </w:pPr>
      <w:bookmarkStart w:colFirst="0" w:colLast="0" w:name="_heading=h.ovdvcqdxfsme" w:id="38"/>
      <w:bookmarkEnd w:id="38"/>
      <w:r w:rsidDel="00000000" w:rsidR="00000000" w:rsidRPr="00000000">
        <w:rPr>
          <w:rFonts w:ascii="Cambria" w:cs="Cambria" w:eastAsia="Cambria" w:hAnsi="Cambria"/>
          <w:b w:val="1"/>
          <w:sz w:val="24"/>
          <w:szCs w:val="24"/>
          <w:rtl w:val="0"/>
        </w:rPr>
        <w:t xml:space="preserve">⇒ Do you have 5 extra minutes </w:t>
      </w:r>
      <w:r w:rsidDel="00000000" w:rsidR="00000000" w:rsidRPr="00000000">
        <w:rPr>
          <w:rFonts w:ascii="Cambria" w:cs="Cambria" w:eastAsia="Cambria" w:hAnsi="Cambria"/>
          <w:sz w:val="24"/>
          <w:szCs w:val="24"/>
          <w:rtl w:val="0"/>
        </w:rPr>
        <w:t xml:space="preserve">to answer a few additional questions about your child(ren) </w:t>
      </w:r>
      <w:r w:rsidDel="00000000" w:rsidR="00000000" w:rsidRPr="00000000">
        <w:rPr>
          <w:rFonts w:ascii="Cambria" w:cs="Cambria" w:eastAsia="Cambria" w:hAnsi="Cambria"/>
          <w:b w:val="1"/>
          <w:sz w:val="24"/>
          <w:szCs w:val="24"/>
          <w:rtl w:val="0"/>
        </w:rPr>
        <w:t xml:space="preserve">18 years or older</w:t>
      </w:r>
      <w:r w:rsidDel="00000000" w:rsidR="00000000" w:rsidRPr="00000000">
        <w:rPr>
          <w:rFonts w:ascii="Cambria" w:cs="Cambria" w:eastAsia="Cambria" w:hAnsi="Cambria"/>
          <w:sz w:val="24"/>
          <w:szCs w:val="24"/>
          <w:rtl w:val="0"/>
        </w:rPr>
        <w:t xml:space="preserve">?</w:t>
      </w:r>
      <w:r w:rsidDel="00000000" w:rsidR="00000000" w:rsidRPr="00000000">
        <w:rPr>
          <w:rtl w:val="0"/>
        </w:rPr>
      </w:r>
    </w:p>
    <w:p w:rsidR="00000000" w:rsidDel="00000000" w:rsidP="00000000" w:rsidRDefault="00000000" w:rsidRPr="00000000" w14:paraId="0000048D">
      <w:pPr>
        <w:pStyle w:val="Heading1"/>
        <w:spacing w:after="0" w:before="0" w:line="276.00000545454543" w:lineRule="auto"/>
        <w:rPr>
          <w:rFonts w:ascii="Cambria" w:cs="Cambria" w:eastAsia="Cambria" w:hAnsi="Cambria"/>
          <w:sz w:val="24"/>
          <w:szCs w:val="24"/>
        </w:rPr>
      </w:pPr>
      <w:bookmarkStart w:colFirst="0" w:colLast="0" w:name="_heading=h.9ko2prv1j4fn" w:id="39"/>
      <w:bookmarkEnd w:id="39"/>
      <w:r w:rsidDel="00000000" w:rsidR="00000000" w:rsidRPr="00000000">
        <w:rPr>
          <w:rtl w:val="0"/>
        </w:rPr>
      </w:r>
    </w:p>
    <w:p w:rsidR="00000000" w:rsidDel="00000000" w:rsidP="00000000" w:rsidRDefault="00000000" w:rsidRPr="00000000" w14:paraId="0000048E">
      <w:pPr>
        <w:keepNext w:val="1"/>
        <w:keepLines w:val="1"/>
        <w:spacing w:line="276.00000545454543"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 thank you for answering a few more questions, we will give you 2 additional chances to win one of the gift cards.</w:t>
      </w:r>
    </w:p>
    <w:p w:rsidR="00000000" w:rsidDel="00000000" w:rsidP="00000000" w:rsidRDefault="00000000" w:rsidRPr="00000000" w14:paraId="0000048F">
      <w:pPr>
        <w:keepNext w:val="1"/>
        <w:keepLines w:val="1"/>
        <w:spacing w:line="276.00000545454543"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90">
      <w:pPr>
        <w:keepNext w:val="1"/>
        <w:keepLines w:val="1"/>
        <w:numPr>
          <w:ilvl w:val="0"/>
          <w:numId w:val="20"/>
        </w:numPr>
        <w:ind w:left="1440" w:hanging="360"/>
      </w:pPr>
      <w:r w:rsidDel="00000000" w:rsidR="00000000" w:rsidRPr="00000000">
        <w:rPr>
          <w:rFonts w:ascii="Cambria" w:cs="Cambria" w:eastAsia="Cambria" w:hAnsi="Cambria"/>
          <w:sz w:val="24"/>
          <w:szCs w:val="24"/>
          <w:rtl w:val="0"/>
        </w:rPr>
        <w:t xml:space="preserve">Yes, I'd be happy to answer additional questions          →  </w:t>
      </w:r>
      <w:r w:rsidDel="00000000" w:rsidR="00000000" w:rsidRPr="00000000">
        <w:rPr>
          <w:rFonts w:ascii="Cambria" w:cs="Cambria" w:eastAsia="Cambria" w:hAnsi="Cambria"/>
          <w:color w:val="0070c0"/>
          <w:sz w:val="24"/>
          <w:szCs w:val="24"/>
          <w:rtl w:val="0"/>
        </w:rPr>
        <w:t xml:space="preserve"> PAGE SUIVANTE</w:t>
      </w:r>
      <w:r w:rsidDel="00000000" w:rsidR="00000000" w:rsidRPr="00000000">
        <w:rPr>
          <w:rtl w:val="0"/>
        </w:rPr>
      </w:r>
    </w:p>
    <w:p w:rsidR="00000000" w:rsidDel="00000000" w:rsidP="00000000" w:rsidRDefault="00000000" w:rsidRPr="00000000" w14:paraId="00000491">
      <w:pPr>
        <w:keepNext w:val="1"/>
        <w:keepLines w:val="1"/>
        <w:numPr>
          <w:ilvl w:val="0"/>
          <w:numId w:val="20"/>
        </w:numPr>
        <w:ind w:left="1440" w:hanging="360"/>
      </w:pPr>
      <w:r w:rsidDel="00000000" w:rsidR="00000000" w:rsidRPr="00000000">
        <w:rPr>
          <w:rFonts w:ascii="Cambria" w:cs="Cambria" w:eastAsia="Cambria" w:hAnsi="Cambria"/>
          <w:sz w:val="24"/>
          <w:szCs w:val="24"/>
          <w:rtl w:val="0"/>
        </w:rPr>
        <w:t xml:space="preserve">No, I would like to finish the survey now    →   </w:t>
      </w:r>
      <w:r w:rsidDel="00000000" w:rsidR="00000000" w:rsidRPr="00000000">
        <w:rPr>
          <w:rFonts w:ascii="Cambria" w:cs="Cambria" w:eastAsia="Cambria" w:hAnsi="Cambria"/>
          <w:color w:val="0070c0"/>
          <w:sz w:val="24"/>
          <w:szCs w:val="24"/>
          <w:rtl w:val="0"/>
        </w:rPr>
        <w:t xml:space="preserve"> SECTION : </w:t>
      </w:r>
      <w:r w:rsidDel="00000000" w:rsidR="00000000" w:rsidRPr="00000000">
        <w:rPr>
          <w:rFonts w:ascii="Cambria" w:cs="Cambria" w:eastAsia="Cambria" w:hAnsi="Cambria"/>
          <w:b w:val="1"/>
          <w:color w:val="0070c0"/>
          <w:sz w:val="24"/>
          <w:szCs w:val="24"/>
          <w:rtl w:val="0"/>
        </w:rPr>
        <w:t xml:space="preserve">FIN DU SONDAGE</w:t>
      </w:r>
      <w:r w:rsidDel="00000000" w:rsidR="00000000" w:rsidRPr="00000000">
        <w:rPr>
          <w:rtl w:val="0"/>
        </w:rPr>
      </w:r>
    </w:p>
    <w:p w:rsidR="00000000" w:rsidDel="00000000" w:rsidP="00000000" w:rsidRDefault="00000000" w:rsidRPr="00000000" w14:paraId="00000492">
      <w:pPr>
        <w:spacing w:line="240" w:lineRule="auto"/>
        <w:rPr>
          <w:rFonts w:ascii="Cambria" w:cs="Cambria" w:eastAsia="Cambria" w:hAnsi="Cambria"/>
          <w:b w:val="1"/>
          <w:sz w:val="24"/>
          <w:szCs w:val="24"/>
          <w:highlight w:val="yellow"/>
          <w:u w:val="single"/>
        </w:rPr>
      </w:pPr>
      <w:r w:rsidDel="00000000" w:rsidR="00000000" w:rsidRPr="00000000">
        <w:rPr>
          <w:rtl w:val="0"/>
        </w:rPr>
      </w:r>
    </w:p>
    <w:p w:rsidR="00000000" w:rsidDel="00000000" w:rsidP="00000000" w:rsidRDefault="00000000" w:rsidRPr="00000000" w14:paraId="00000493">
      <w:pPr>
        <w:pStyle w:val="Heading1"/>
        <w:spacing w:after="0" w:before="0" w:lineRule="auto"/>
        <w:rPr>
          <w:rFonts w:ascii="Cambria" w:cs="Cambria" w:eastAsia="Cambria" w:hAnsi="Cambria"/>
          <w:b w:val="1"/>
          <w:sz w:val="24"/>
          <w:szCs w:val="24"/>
          <w:highlight w:val="yellow"/>
          <w:u w:val="single"/>
        </w:rPr>
      </w:pPr>
      <w:bookmarkStart w:colFirst="0" w:colLast="0" w:name="_heading=h.4xoxi1mz9lb5" w:id="40"/>
      <w:bookmarkEnd w:id="40"/>
      <w:r w:rsidDel="00000000" w:rsidR="00000000" w:rsidRPr="00000000">
        <w:rPr>
          <w:rFonts w:ascii="Cambria" w:cs="Cambria" w:eastAsia="Cambria" w:hAnsi="Cambria"/>
          <w:color w:val="0070c0"/>
          <w:sz w:val="24"/>
          <w:szCs w:val="24"/>
          <w:rtl w:val="0"/>
        </w:rPr>
        <w:t xml:space="preserve">[PAGE SUIVANTE]</w:t>
      </w:r>
      <w:r w:rsidDel="00000000" w:rsidR="00000000" w:rsidRPr="00000000">
        <w:rPr>
          <w:rtl w:val="0"/>
        </w:rPr>
      </w:r>
    </w:p>
    <w:p w:rsidR="00000000" w:rsidDel="00000000" w:rsidP="00000000" w:rsidRDefault="00000000" w:rsidRPr="00000000" w14:paraId="00000494">
      <w:pPr>
        <w:spacing w:line="240" w:lineRule="auto"/>
        <w:rPr>
          <w:rFonts w:ascii="Cambria" w:cs="Cambria" w:eastAsia="Cambria" w:hAnsi="Cambria"/>
          <w:b w:val="1"/>
          <w:sz w:val="24"/>
          <w:szCs w:val="24"/>
          <w:highlight w:val="yellow"/>
          <w:u w:val="single"/>
        </w:rPr>
      </w:pPr>
      <w:r w:rsidDel="00000000" w:rsidR="00000000" w:rsidRPr="00000000">
        <w:rPr>
          <w:rtl w:val="0"/>
        </w:rPr>
      </w:r>
    </w:p>
    <w:p w:rsidR="00000000" w:rsidDel="00000000" w:rsidP="00000000" w:rsidRDefault="00000000" w:rsidRPr="00000000" w14:paraId="00000495">
      <w:pPr>
        <w:spacing w:line="240" w:lineRule="auto"/>
        <w:rPr>
          <w:rFonts w:ascii="Cambria" w:cs="Cambria" w:eastAsia="Cambria" w:hAnsi="Cambria"/>
          <w:b w:val="1"/>
          <w:color w:val="0070c0"/>
          <w:sz w:val="24"/>
          <w:szCs w:val="24"/>
          <w:u w:val="single"/>
        </w:rPr>
      </w:pPr>
      <w:r w:rsidDel="00000000" w:rsidR="00000000" w:rsidRPr="00000000">
        <w:rPr>
          <w:rFonts w:ascii="Cambria" w:cs="Cambria" w:eastAsia="Cambria" w:hAnsi="Cambria"/>
          <w:b w:val="1"/>
          <w:color w:val="0070c0"/>
          <w:sz w:val="24"/>
          <w:szCs w:val="24"/>
          <w:u w:val="single"/>
          <w:rtl w:val="0"/>
        </w:rPr>
        <w:t xml:space="preserve">[SI 1 enfant de 18 ans ou plus - qui habite avec eux]</w:t>
      </w:r>
    </w:p>
    <w:p w:rsidR="00000000" w:rsidDel="00000000" w:rsidP="00000000" w:rsidRDefault="00000000" w:rsidRPr="00000000" w14:paraId="0000049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Thinking of your child who is</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sz w:val="24"/>
          <w:szCs w:val="24"/>
          <w:rtl w:val="0"/>
        </w:rPr>
        <w:t xml:space="preserve">18 years or older </w:t>
      </w:r>
      <w:r w:rsidDel="00000000" w:rsidR="00000000" w:rsidRPr="00000000">
        <w:rPr>
          <w:rFonts w:ascii="Cambria" w:cs="Cambria" w:eastAsia="Cambria" w:hAnsi="Cambria"/>
          <w:sz w:val="24"/>
          <w:szCs w:val="24"/>
          <w:rtl w:val="0"/>
        </w:rPr>
        <w:t xml:space="preserve">who lives with you:</w:t>
      </w:r>
    </w:p>
    <w:p w:rsidR="00000000" w:rsidDel="00000000" w:rsidP="00000000" w:rsidRDefault="00000000" w:rsidRPr="00000000" w14:paraId="00000497">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98">
      <w:pPr>
        <w:pStyle w:val="Heading2"/>
        <w:spacing w:after="0" w:before="0" w:line="240" w:lineRule="auto"/>
        <w:rPr>
          <w:rFonts w:ascii="Cambria" w:cs="Cambria" w:eastAsia="Cambria" w:hAnsi="Cambria"/>
          <w:b w:val="1"/>
          <w:color w:val="0070c0"/>
          <w:sz w:val="28"/>
          <w:szCs w:val="28"/>
        </w:rPr>
      </w:pPr>
      <w:bookmarkStart w:colFirst="0" w:colLast="0" w:name="_heading=h.obkc5jspc9bk" w:id="41"/>
      <w:bookmarkEnd w:id="41"/>
      <w:r w:rsidDel="00000000" w:rsidR="00000000" w:rsidRPr="00000000">
        <w:rPr>
          <w:rFonts w:ascii="Cambria" w:cs="Cambria" w:eastAsia="Cambria" w:hAnsi="Cambria"/>
          <w:b w:val="1"/>
          <w:color w:val="0070c0"/>
          <w:sz w:val="28"/>
          <w:szCs w:val="28"/>
          <w:rtl w:val="0"/>
        </w:rPr>
        <w:t xml:space="preserve">[</w:t>
      </w:r>
      <w:r w:rsidDel="00000000" w:rsidR="00000000" w:rsidRPr="00000000">
        <w:rPr>
          <w:rFonts w:ascii="Cambria" w:cs="Cambria" w:eastAsia="Cambria" w:hAnsi="Cambria"/>
          <w:b w:val="1"/>
          <w:color w:val="38761d"/>
          <w:sz w:val="28"/>
          <w:szCs w:val="28"/>
          <w:u w:val="single"/>
          <w:rtl w:val="0"/>
        </w:rPr>
        <w:t xml:space="preserve">SI</w:t>
      </w:r>
      <w:r w:rsidDel="00000000" w:rsidR="00000000" w:rsidRPr="00000000">
        <w:rPr>
          <w:rFonts w:ascii="Cambria" w:cs="Cambria" w:eastAsia="Cambria" w:hAnsi="Cambria"/>
          <w:b w:val="1"/>
          <w:color w:val="38761d"/>
          <w:sz w:val="28"/>
          <w:szCs w:val="28"/>
          <w:rtl w:val="0"/>
        </w:rPr>
        <w:t xml:space="preserve"> </w:t>
      </w:r>
      <w:r w:rsidDel="00000000" w:rsidR="00000000" w:rsidRPr="00000000">
        <w:rPr>
          <w:rFonts w:ascii="Cambria" w:cs="Cambria" w:eastAsia="Cambria" w:hAnsi="Cambria"/>
          <w:b w:val="1"/>
          <w:color w:val="0070c0"/>
          <w:sz w:val="28"/>
          <w:szCs w:val="28"/>
          <w:u w:val="single"/>
          <w:rtl w:val="0"/>
        </w:rPr>
        <w:t xml:space="preserve">plus que 1</w:t>
      </w:r>
      <w:r w:rsidDel="00000000" w:rsidR="00000000" w:rsidRPr="00000000">
        <w:rPr>
          <w:rFonts w:ascii="Cambria" w:cs="Cambria" w:eastAsia="Cambria" w:hAnsi="Cambria"/>
          <w:b w:val="1"/>
          <w:color w:val="0070c0"/>
          <w:sz w:val="28"/>
          <w:szCs w:val="28"/>
          <w:rtl w:val="0"/>
        </w:rPr>
        <w:t xml:space="preserve"> enfant-adulte de 18 ans ou + qui habite avec eux] </w:t>
      </w:r>
    </w:p>
    <w:p w:rsidR="00000000" w:rsidDel="00000000" w:rsidP="00000000" w:rsidRDefault="00000000" w:rsidRPr="00000000" w14:paraId="00000499">
      <w:pPr>
        <w:rPr/>
      </w:pPr>
      <w:r w:rsidDel="00000000" w:rsidR="00000000" w:rsidRPr="00000000">
        <w:rPr>
          <w:rFonts w:ascii="Cambria" w:cs="Cambria" w:eastAsia="Cambria" w:hAnsi="Cambria"/>
          <w:sz w:val="24"/>
          <w:szCs w:val="24"/>
          <w:rtl w:val="0"/>
        </w:rPr>
        <w:t xml:space="preserve">Thinking of your child who is </w:t>
      </w:r>
      <w:r w:rsidDel="00000000" w:rsidR="00000000" w:rsidRPr="00000000">
        <w:rPr>
          <w:rFonts w:ascii="Cambria" w:cs="Cambria" w:eastAsia="Cambria" w:hAnsi="Cambria"/>
          <w:b w:val="1"/>
          <w:sz w:val="24"/>
          <w:szCs w:val="24"/>
          <w:rtl w:val="0"/>
        </w:rPr>
        <w:t xml:space="preserve">18 years or older</w:t>
      </w:r>
      <w:r w:rsidDel="00000000" w:rsidR="00000000" w:rsidRPr="00000000">
        <w:rPr>
          <w:rFonts w:ascii="Cambria" w:cs="Cambria" w:eastAsia="Cambria" w:hAnsi="Cambria"/>
          <w:sz w:val="24"/>
          <w:szCs w:val="24"/>
          <w:rtl w:val="0"/>
        </w:rPr>
        <w:t xml:space="preserve"> and who spends the most time with you</w:t>
      </w:r>
      <w:r w:rsidDel="00000000" w:rsidR="00000000" w:rsidRPr="00000000">
        <w:rPr>
          <w:rFonts w:ascii="Cambria" w:cs="Cambria" w:eastAsia="Cambria" w:hAnsi="Cambria"/>
          <w:sz w:val="24"/>
          <w:szCs w:val="24"/>
          <w:rtl w:val="0"/>
        </w:rPr>
        <w:t xml:space="preserve">:</w:t>
      </w:r>
      <w:r w:rsidDel="00000000" w:rsidR="00000000" w:rsidRPr="00000000">
        <w:rPr>
          <w:rtl w:val="0"/>
        </w:rPr>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numPr>
          <w:ilvl w:val="0"/>
          <w:numId w:val="2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What is his/her first name : </w:t>
      </w:r>
      <w:r w:rsidDel="00000000" w:rsidR="00000000" w:rsidRPr="00000000">
        <w:rPr>
          <w:rFonts w:ascii="Cambria" w:cs="Cambria" w:eastAsia="Cambria" w:hAnsi="Cambria"/>
          <w:color w:val="0070c0"/>
          <w:sz w:val="24"/>
          <w:szCs w:val="24"/>
          <w:rtl w:val="0"/>
        </w:rPr>
        <w:t xml:space="preserve">[fill in box]</w:t>
      </w:r>
      <w:r w:rsidDel="00000000" w:rsidR="00000000" w:rsidRPr="00000000">
        <w:rPr>
          <w:rtl w:val="0"/>
        </w:rPr>
      </w:r>
    </w:p>
    <w:p w:rsidR="00000000" w:rsidDel="00000000" w:rsidP="00000000" w:rsidRDefault="00000000" w:rsidRPr="00000000" w14:paraId="0000049C">
      <w:pPr>
        <w:numPr>
          <w:ilvl w:val="0"/>
          <w:numId w:val="21"/>
        </w:numPr>
        <w:spacing w:line="240" w:lineRule="auto"/>
        <w:ind w:left="720" w:hanging="360"/>
        <w:rPr>
          <w:rFonts w:ascii="Cambria" w:cs="Cambria" w:eastAsia="Cambria" w:hAnsi="Cambria"/>
          <w:color w:val="0070c0"/>
          <w:sz w:val="24"/>
          <w:szCs w:val="24"/>
        </w:rPr>
      </w:pPr>
      <w:r w:rsidDel="00000000" w:rsidR="00000000" w:rsidRPr="00000000">
        <w:rPr>
          <w:rFonts w:ascii="Cambria" w:cs="Cambria" w:eastAsia="Cambria" w:hAnsi="Cambria"/>
          <w:sz w:val="24"/>
          <w:szCs w:val="24"/>
          <w:rtl w:val="0"/>
        </w:rPr>
        <w:t xml:space="preserve">What is his/her gender  : </w:t>
      </w:r>
      <w:r w:rsidDel="00000000" w:rsidR="00000000" w:rsidRPr="00000000">
        <w:rPr>
          <w:rFonts w:ascii="Cambria" w:cs="Cambria" w:eastAsia="Cambria" w:hAnsi="Cambria"/>
          <w:color w:val="0070c0"/>
          <w:sz w:val="24"/>
          <w:szCs w:val="24"/>
          <w:rtl w:val="0"/>
        </w:rPr>
        <w:t xml:space="preserve">[choices : man</w:t>
      </w:r>
      <w:r w:rsidDel="00000000" w:rsidR="00000000" w:rsidRPr="00000000">
        <w:rPr>
          <w:rFonts w:ascii="Cambria" w:cs="Cambria" w:eastAsia="Cambria" w:hAnsi="Cambria"/>
          <w:color w:val="0070c0"/>
          <w:sz w:val="24"/>
          <w:szCs w:val="24"/>
          <w:rtl w:val="0"/>
        </w:rPr>
        <w:t xml:space="preserve">, woman, other</w:t>
      </w:r>
      <w:r w:rsidDel="00000000" w:rsidR="00000000" w:rsidRPr="00000000">
        <w:rPr>
          <w:rFonts w:ascii="Cambria" w:cs="Cambria" w:eastAsia="Cambria" w:hAnsi="Cambria"/>
          <w:color w:val="0070c0"/>
          <w:sz w:val="24"/>
          <w:szCs w:val="24"/>
          <w:rtl w:val="0"/>
        </w:rPr>
        <w:t xml:space="preserve">]</w:t>
      </w:r>
    </w:p>
    <w:p w:rsidR="00000000" w:rsidDel="00000000" w:rsidP="00000000" w:rsidRDefault="00000000" w:rsidRPr="00000000" w14:paraId="0000049D">
      <w:pPr>
        <w:numPr>
          <w:ilvl w:val="0"/>
          <w:numId w:val="2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What is his/her year of birth : </w:t>
      </w:r>
      <w:r w:rsidDel="00000000" w:rsidR="00000000" w:rsidRPr="00000000">
        <w:rPr>
          <w:rFonts w:ascii="Cambria" w:cs="Cambria" w:eastAsia="Cambria" w:hAnsi="Cambria"/>
          <w:color w:val="0070c0"/>
          <w:sz w:val="24"/>
          <w:szCs w:val="24"/>
          <w:rtl w:val="0"/>
        </w:rPr>
        <w:t xml:space="preserve">[drop down menu – </w:t>
      </w:r>
      <w:r w:rsidDel="00000000" w:rsidR="00000000" w:rsidRPr="00000000">
        <w:rPr>
          <w:rFonts w:ascii="Cambria" w:cs="Cambria" w:eastAsia="Cambria" w:hAnsi="Cambria"/>
          <w:color w:val="0070c0"/>
          <w:sz w:val="24"/>
          <w:szCs w:val="24"/>
          <w:rtl w:val="0"/>
        </w:rPr>
        <w:t xml:space="preserve">2000 à 2024 (2024 en haut)</w:t>
      </w:r>
      <w:r w:rsidDel="00000000" w:rsidR="00000000" w:rsidRPr="00000000">
        <w:rPr>
          <w:rFonts w:ascii="Cambria" w:cs="Cambria" w:eastAsia="Cambria" w:hAnsi="Cambria"/>
          <w:color w:val="0070c0"/>
          <w:sz w:val="24"/>
          <w:szCs w:val="24"/>
          <w:rtl w:val="0"/>
        </w:rPr>
        <w:t xml:space="preserve">]</w:t>
      </w:r>
      <w:r w:rsidDel="00000000" w:rsidR="00000000" w:rsidRPr="00000000">
        <w:rPr>
          <w:rtl w:val="0"/>
        </w:rPr>
      </w:r>
    </w:p>
    <w:p w:rsidR="00000000" w:rsidDel="00000000" w:rsidP="00000000" w:rsidRDefault="00000000" w:rsidRPr="00000000" w14:paraId="0000049E">
      <w:pPr>
        <w:numPr>
          <w:ilvl w:val="0"/>
          <w:numId w:val="2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What is his/her place of birth: </w:t>
      </w:r>
    </w:p>
    <w:p w:rsidR="00000000" w:rsidDel="00000000" w:rsidP="00000000" w:rsidRDefault="00000000" w:rsidRPr="00000000" w14:paraId="0000049F">
      <w:pPr>
        <w:numPr>
          <w:ilvl w:val="1"/>
          <w:numId w:val="21"/>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Born in Quebec</w:t>
      </w:r>
    </w:p>
    <w:p w:rsidR="00000000" w:rsidDel="00000000" w:rsidP="00000000" w:rsidRDefault="00000000" w:rsidRPr="00000000" w14:paraId="000004A0">
      <w:pPr>
        <w:numPr>
          <w:ilvl w:val="1"/>
          <w:numId w:val="21"/>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Born elsewhere in Canada</w:t>
      </w:r>
    </w:p>
    <w:p w:rsidR="00000000" w:rsidDel="00000000" w:rsidP="00000000" w:rsidRDefault="00000000" w:rsidRPr="00000000" w14:paraId="000004A1">
      <w:pPr>
        <w:numPr>
          <w:ilvl w:val="1"/>
          <w:numId w:val="21"/>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Born in another country</w:t>
      </w:r>
    </w:p>
    <w:p w:rsidR="00000000" w:rsidDel="00000000" w:rsidP="00000000" w:rsidRDefault="00000000" w:rsidRPr="00000000" w14:paraId="000004A2">
      <w:pPr>
        <w:spacing w:line="240" w:lineRule="auto"/>
        <w:ind w:left="720" w:firstLine="0"/>
        <w:rPr>
          <w:rFonts w:ascii="Cambria" w:cs="Cambria" w:eastAsia="Cambria" w:hAnsi="Cambria"/>
          <w:color w:val="0070c0"/>
          <w:sz w:val="24"/>
          <w:szCs w:val="24"/>
        </w:rPr>
      </w:pPr>
      <w:r w:rsidDel="00000000" w:rsidR="00000000" w:rsidRPr="00000000">
        <w:rPr>
          <w:rFonts w:ascii="Cambria" w:cs="Cambria" w:eastAsia="Cambria" w:hAnsi="Cambria"/>
          <w:color w:val="0070c0"/>
          <w:sz w:val="24"/>
          <w:szCs w:val="24"/>
          <w:rtl w:val="0"/>
        </w:rPr>
        <w:t xml:space="preserve">[si né dans autre pays]</w:t>
      </w:r>
    </w:p>
    <w:p w:rsidR="00000000" w:rsidDel="00000000" w:rsidP="00000000" w:rsidRDefault="00000000" w:rsidRPr="00000000" w14:paraId="000004A3">
      <w:pPr>
        <w:spacing w:line="240" w:lineRule="auto"/>
        <w:ind w:firstLine="720"/>
        <w:rPr>
          <w:rFonts w:ascii="Cambria" w:cs="Cambria" w:eastAsia="Cambria" w:hAnsi="Cambria"/>
          <w:color w:val="0070c0"/>
          <w:sz w:val="24"/>
          <w:szCs w:val="24"/>
        </w:rPr>
      </w:pPr>
      <w:r w:rsidDel="00000000" w:rsidR="00000000" w:rsidRPr="00000000">
        <w:rPr>
          <w:rFonts w:ascii="Cambria" w:cs="Cambria" w:eastAsia="Cambria" w:hAnsi="Cambria"/>
          <w:sz w:val="24"/>
          <w:szCs w:val="24"/>
          <w:rtl w:val="0"/>
        </w:rPr>
        <w:t xml:space="preserve">In what year did your child arrive in Quebec : </w:t>
      </w:r>
      <w:r w:rsidDel="00000000" w:rsidR="00000000" w:rsidRPr="00000000">
        <w:rPr>
          <w:rFonts w:ascii="Cambria" w:cs="Cambria" w:eastAsia="Cambria" w:hAnsi="Cambria"/>
          <w:color w:val="0070c0"/>
          <w:sz w:val="24"/>
          <w:szCs w:val="24"/>
          <w:rtl w:val="0"/>
        </w:rPr>
        <w:t xml:space="preserve">[drop down– 2000 à 2024 (en haut)]</w:t>
      </w:r>
    </w:p>
    <w:p w:rsidR="00000000" w:rsidDel="00000000" w:rsidP="00000000" w:rsidRDefault="00000000" w:rsidRPr="00000000" w14:paraId="000004A4">
      <w:pPr>
        <w:spacing w:line="240" w:lineRule="auto"/>
        <w:ind w:firstLine="720"/>
        <w:rPr>
          <w:rFonts w:ascii="Cambria" w:cs="Cambria" w:eastAsia="Cambria" w:hAnsi="Cambria"/>
          <w:color w:val="0070c0"/>
          <w:sz w:val="24"/>
          <w:szCs w:val="24"/>
        </w:rPr>
      </w:pPr>
      <w:r w:rsidDel="00000000" w:rsidR="00000000" w:rsidRPr="00000000">
        <w:rPr>
          <w:rtl w:val="0"/>
        </w:rPr>
      </w:r>
    </w:p>
    <w:p w:rsidR="00000000" w:rsidDel="00000000" w:rsidP="00000000" w:rsidRDefault="00000000" w:rsidRPr="00000000" w14:paraId="000004A5">
      <w:pPr>
        <w:numPr>
          <w:ilvl w:val="0"/>
          <w:numId w:val="29"/>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What is the </w:t>
      </w:r>
      <w:r w:rsidDel="00000000" w:rsidR="00000000" w:rsidRPr="00000000">
        <w:rPr>
          <w:rFonts w:ascii="Cambria" w:cs="Cambria" w:eastAsia="Cambria" w:hAnsi="Cambria"/>
          <w:b w:val="1"/>
          <w:sz w:val="24"/>
          <w:szCs w:val="24"/>
          <w:rtl w:val="0"/>
        </w:rPr>
        <w:t xml:space="preserve">principal occupation</w:t>
      </w:r>
      <w:r w:rsidDel="00000000" w:rsidR="00000000" w:rsidRPr="00000000">
        <w:rPr>
          <w:rFonts w:ascii="Cambria" w:cs="Cambria" w:eastAsia="Cambria" w:hAnsi="Cambria"/>
          <w:sz w:val="24"/>
          <w:szCs w:val="24"/>
          <w:rtl w:val="0"/>
        </w:rPr>
        <w:t xml:space="preserve"> of your child? [</w:t>
      </w:r>
      <w:r w:rsidDel="00000000" w:rsidR="00000000" w:rsidRPr="00000000">
        <w:rPr>
          <w:rFonts w:ascii="Cambria" w:cs="Cambria" w:eastAsia="Cambria" w:hAnsi="Cambria"/>
          <w:b w:val="1"/>
          <w:color w:val="0070c0"/>
          <w:sz w:val="20"/>
          <w:szCs w:val="20"/>
          <w:rtl w:val="0"/>
        </w:rPr>
        <w:t xml:space="preserve">drop down menu</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4A6">
      <w:pPr>
        <w:numPr>
          <w:ilvl w:val="2"/>
          <w:numId w:val="29"/>
        </w:numPr>
        <w:spacing w:line="276" w:lineRule="auto"/>
        <w:ind w:left="2160" w:hanging="360"/>
      </w:pPr>
      <w:r w:rsidDel="00000000" w:rsidR="00000000" w:rsidRPr="00000000">
        <w:rPr>
          <w:rFonts w:ascii="Cambria" w:cs="Cambria" w:eastAsia="Cambria" w:hAnsi="Cambria"/>
          <w:sz w:val="24"/>
          <w:szCs w:val="24"/>
          <w:rtl w:val="0"/>
        </w:rPr>
        <w:t xml:space="preserve">Studying at a secondary school </w:t>
      </w:r>
    </w:p>
    <w:p w:rsidR="00000000" w:rsidDel="00000000" w:rsidP="00000000" w:rsidRDefault="00000000" w:rsidRPr="00000000" w14:paraId="000004A7">
      <w:pPr>
        <w:numPr>
          <w:ilvl w:val="2"/>
          <w:numId w:val="29"/>
        </w:numPr>
        <w:spacing w:line="276" w:lineRule="auto"/>
        <w:ind w:left="2160" w:hanging="360"/>
      </w:pPr>
      <w:r w:rsidDel="00000000" w:rsidR="00000000" w:rsidRPr="00000000">
        <w:rPr>
          <w:rFonts w:ascii="Cambria" w:cs="Cambria" w:eastAsia="Cambria" w:hAnsi="Cambria"/>
          <w:sz w:val="24"/>
          <w:szCs w:val="24"/>
          <w:rtl w:val="0"/>
        </w:rPr>
        <w:t xml:space="preserve">Studying at a college or CEGEP  </w:t>
      </w:r>
    </w:p>
    <w:p w:rsidR="00000000" w:rsidDel="00000000" w:rsidP="00000000" w:rsidRDefault="00000000" w:rsidRPr="00000000" w14:paraId="000004A8">
      <w:pPr>
        <w:numPr>
          <w:ilvl w:val="2"/>
          <w:numId w:val="29"/>
        </w:numPr>
        <w:spacing w:line="276" w:lineRule="auto"/>
        <w:ind w:left="2160" w:hanging="360"/>
      </w:pPr>
      <w:r w:rsidDel="00000000" w:rsidR="00000000" w:rsidRPr="00000000">
        <w:rPr>
          <w:rFonts w:ascii="Cambria" w:cs="Cambria" w:eastAsia="Cambria" w:hAnsi="Cambria"/>
          <w:sz w:val="24"/>
          <w:szCs w:val="24"/>
          <w:rtl w:val="0"/>
        </w:rPr>
        <w:t xml:space="preserve">Studying at a university</w:t>
      </w:r>
    </w:p>
    <w:p w:rsidR="00000000" w:rsidDel="00000000" w:rsidP="00000000" w:rsidRDefault="00000000" w:rsidRPr="00000000" w14:paraId="000004A9">
      <w:pPr>
        <w:numPr>
          <w:ilvl w:val="2"/>
          <w:numId w:val="29"/>
        </w:numPr>
        <w:spacing w:line="276" w:lineRule="auto"/>
        <w:ind w:left="216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Working</w:t>
      </w:r>
    </w:p>
    <w:p w:rsidR="00000000" w:rsidDel="00000000" w:rsidP="00000000" w:rsidRDefault="00000000" w:rsidRPr="00000000" w14:paraId="000004AA">
      <w:pPr>
        <w:numPr>
          <w:ilvl w:val="2"/>
          <w:numId w:val="29"/>
        </w:numPr>
        <w:spacing w:line="276" w:lineRule="auto"/>
        <w:ind w:left="216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Neither working nor studying</w:t>
      </w:r>
    </w:p>
    <w:p w:rsidR="00000000" w:rsidDel="00000000" w:rsidP="00000000" w:rsidRDefault="00000000" w:rsidRPr="00000000" w14:paraId="000004AB">
      <w:pPr>
        <w:numPr>
          <w:ilvl w:val="2"/>
          <w:numId w:val="29"/>
        </w:numPr>
        <w:spacing w:line="276" w:lineRule="auto"/>
        <w:ind w:left="2160" w:hanging="360"/>
      </w:pPr>
      <w:r w:rsidDel="00000000" w:rsidR="00000000" w:rsidRPr="00000000">
        <w:rPr>
          <w:rFonts w:ascii="Cambria" w:cs="Cambria" w:eastAsia="Cambria" w:hAnsi="Cambria"/>
          <w:sz w:val="24"/>
          <w:szCs w:val="24"/>
          <w:rtl w:val="0"/>
        </w:rPr>
        <w:t xml:space="preserve">Other - Specify: </w:t>
      </w:r>
      <w:r w:rsidDel="00000000" w:rsidR="00000000" w:rsidRPr="00000000">
        <w:rPr>
          <w:rFonts w:ascii="Cambria" w:cs="Cambria" w:eastAsia="Cambria" w:hAnsi="Cambria"/>
          <w:color w:val="0070c0"/>
          <w:sz w:val="24"/>
          <w:szCs w:val="24"/>
          <w:rtl w:val="0"/>
        </w:rPr>
        <w:t xml:space="preserve">[fill in box]</w:t>
      </w:r>
      <w:r w:rsidDel="00000000" w:rsidR="00000000" w:rsidRPr="00000000">
        <w:rPr>
          <w:rtl w:val="0"/>
        </w:rPr>
      </w:r>
    </w:p>
    <w:p w:rsidR="00000000" w:rsidDel="00000000" w:rsidP="00000000" w:rsidRDefault="00000000" w:rsidRPr="00000000" w14:paraId="000004AC">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AD">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highlight w:val="green"/>
          <w:rtl w:val="0"/>
        </w:rPr>
        <w:t xml:space="preserve">[Language competency of child in French - for non-francophones only]</w:t>
      </w:r>
      <w:r w:rsidDel="00000000" w:rsidR="00000000" w:rsidRPr="00000000">
        <w:rPr>
          <w:rtl w:val="0"/>
        </w:rPr>
      </w:r>
    </w:p>
    <w:p w:rsidR="00000000" w:rsidDel="00000000" w:rsidP="00000000" w:rsidRDefault="00000000" w:rsidRPr="00000000" w14:paraId="000004AE">
      <w:pPr>
        <w:spacing w:line="240" w:lineRule="auto"/>
        <w:rPr>
          <w:rFonts w:ascii="Cambria" w:cs="Cambria" w:eastAsia="Cambria" w:hAnsi="Cambria"/>
          <w:b w:val="1"/>
          <w:color w:val="0070c0"/>
          <w:sz w:val="24"/>
          <w:szCs w:val="24"/>
        </w:rPr>
      </w:pPr>
      <w:r w:rsidDel="00000000" w:rsidR="00000000" w:rsidRPr="00000000">
        <w:rPr>
          <w:rFonts w:ascii="Cambria" w:cs="Cambria" w:eastAsia="Cambria" w:hAnsi="Cambria"/>
          <w:b w:val="1"/>
          <w:color w:val="0070c0"/>
          <w:sz w:val="24"/>
          <w:szCs w:val="24"/>
          <w:rtl w:val="0"/>
        </w:rPr>
        <w:t xml:space="preserve">[SI: langue du parent = </w:t>
      </w:r>
      <w:r w:rsidDel="00000000" w:rsidR="00000000" w:rsidRPr="00000000">
        <w:rPr>
          <w:rFonts w:ascii="Cambria" w:cs="Cambria" w:eastAsia="Cambria" w:hAnsi="Cambria"/>
          <w:b w:val="1"/>
          <w:color w:val="0070c0"/>
          <w:sz w:val="24"/>
          <w:szCs w:val="24"/>
          <w:u w:val="single"/>
          <w:rtl w:val="0"/>
        </w:rPr>
        <w:t xml:space="preserve">PAS français</w:t>
      </w:r>
      <w:r w:rsidDel="00000000" w:rsidR="00000000" w:rsidRPr="00000000">
        <w:rPr>
          <w:rFonts w:ascii="Cambria" w:cs="Cambria" w:eastAsia="Cambria" w:hAnsi="Cambria"/>
          <w:b w:val="1"/>
          <w:color w:val="0070c0"/>
          <w:sz w:val="24"/>
          <w:szCs w:val="24"/>
          <w:rtl w:val="0"/>
        </w:rPr>
        <w:t xml:space="preserve">]</w:t>
      </w:r>
    </w:p>
    <w:p w:rsidR="00000000" w:rsidDel="00000000" w:rsidP="00000000" w:rsidRDefault="00000000" w:rsidRPr="00000000" w14:paraId="000004AF">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B0">
      <w:pPr>
        <w:spacing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Q1. According to you, what is your </w:t>
      </w:r>
      <w:r w:rsidDel="00000000" w:rsidR="00000000" w:rsidRPr="00000000">
        <w:rPr>
          <w:rFonts w:ascii="Cambria" w:cs="Cambria" w:eastAsia="Cambria" w:hAnsi="Cambria"/>
          <w:sz w:val="24"/>
          <w:szCs w:val="24"/>
          <w:rtl w:val="0"/>
        </w:rPr>
        <w:t xml:space="preserve">child </w:t>
      </w:r>
      <w:r w:rsidDel="00000000" w:rsidR="00000000" w:rsidRPr="00000000">
        <w:rPr>
          <w:rFonts w:ascii="Cambria" w:cs="Cambria" w:eastAsia="Cambria" w:hAnsi="Cambria"/>
          <w:b w:val="1"/>
          <w:color w:val="0070c0"/>
          <w:sz w:val="24"/>
          <w:szCs w:val="24"/>
          <w:rtl w:val="0"/>
        </w:rPr>
        <w:t xml:space="preserve">[</w:t>
      </w:r>
      <w:r w:rsidDel="00000000" w:rsidR="00000000" w:rsidRPr="00000000">
        <w:rPr>
          <w:rFonts w:ascii="Cambria" w:cs="Cambria" w:eastAsia="Cambria" w:hAnsi="Cambria"/>
          <w:b w:val="1"/>
          <w:color w:val="0070c0"/>
          <w:sz w:val="24"/>
          <w:szCs w:val="24"/>
          <w:u w:val="single"/>
          <w:rtl w:val="0"/>
        </w:rPr>
        <w:t xml:space="preserve">prénom</w:t>
      </w:r>
      <w:r w:rsidDel="00000000" w:rsidR="00000000" w:rsidRPr="00000000">
        <w:rPr>
          <w:rFonts w:ascii="Cambria" w:cs="Cambria" w:eastAsia="Cambria" w:hAnsi="Cambria"/>
          <w:b w:val="1"/>
          <w:color w:val="0070c0"/>
          <w:sz w:val="24"/>
          <w:szCs w:val="24"/>
          <w:rtl w:val="0"/>
        </w:rPr>
        <w:t xml:space="preserve"> de</w:t>
      </w:r>
      <w:r w:rsidDel="00000000" w:rsidR="00000000" w:rsidRPr="00000000">
        <w:rPr>
          <w:rFonts w:ascii="Cambria" w:cs="Cambria" w:eastAsia="Cambria" w:hAnsi="Cambria"/>
          <w:b w:val="1"/>
          <w:color w:val="0070c0"/>
          <w:sz w:val="24"/>
          <w:szCs w:val="24"/>
          <w:rtl w:val="0"/>
        </w:rPr>
        <w:t xml:space="preserve"> </w:t>
      </w:r>
      <w:r w:rsidDel="00000000" w:rsidR="00000000" w:rsidRPr="00000000">
        <w:rPr>
          <w:rFonts w:ascii="Cambria" w:cs="Cambria" w:eastAsia="Cambria" w:hAnsi="Cambria"/>
          <w:b w:val="1"/>
          <w:color w:val="0070c0"/>
          <w:sz w:val="24"/>
          <w:szCs w:val="24"/>
          <w:rtl w:val="0"/>
        </w:rPr>
        <w:t xml:space="preserve">l’enfant nommé de 18 ans ou+</w:t>
      </w:r>
      <w:r w:rsidDel="00000000" w:rsidR="00000000" w:rsidRPr="00000000">
        <w:rPr>
          <w:rFonts w:ascii="Cambria" w:cs="Cambria" w:eastAsia="Cambria" w:hAnsi="Cambria"/>
          <w:b w:val="1"/>
          <w:color w:val="0070c0"/>
          <w:sz w:val="24"/>
          <w:szCs w:val="24"/>
          <w:rtl w:val="0"/>
        </w:rPr>
        <w:t xml:space="preserve">]’</w:t>
      </w:r>
      <w:r w:rsidDel="00000000" w:rsidR="00000000" w:rsidRPr="00000000">
        <w:rPr>
          <w:rFonts w:ascii="Cambria" w:cs="Cambria" w:eastAsia="Cambria" w:hAnsi="Cambria"/>
          <w:sz w:val="24"/>
          <w:szCs w:val="24"/>
          <w:rtl w:val="0"/>
        </w:rPr>
        <w:t xml:space="preserve">s </w:t>
      </w:r>
      <w:r w:rsidDel="00000000" w:rsidR="00000000" w:rsidRPr="00000000">
        <w:rPr>
          <w:rFonts w:ascii="Cambria" w:cs="Cambria" w:eastAsia="Cambria" w:hAnsi="Cambria"/>
          <w:sz w:val="24"/>
          <w:szCs w:val="24"/>
          <w:rtl w:val="0"/>
        </w:rPr>
        <w:t xml:space="preserve">knowledge of French ?</w:t>
      </w:r>
    </w:p>
    <w:p w:rsidR="00000000" w:rsidDel="00000000" w:rsidP="00000000" w:rsidRDefault="00000000" w:rsidRPr="00000000" w14:paraId="000004B1">
      <w:pPr>
        <w:rPr>
          <w:rFonts w:ascii="Cambria" w:cs="Cambria" w:eastAsia="Cambria" w:hAnsi="Cambria"/>
          <w:sz w:val="24"/>
          <w:szCs w:val="24"/>
          <w:highlight w:val="yellow"/>
        </w:rPr>
      </w:pPr>
      <w:r w:rsidDel="00000000" w:rsidR="00000000" w:rsidRPr="00000000">
        <w:rPr>
          <w:rFonts w:ascii="Cambria" w:cs="Cambria" w:eastAsia="Cambria" w:hAnsi="Cambria"/>
          <w:color w:val="0432ff"/>
          <w:sz w:val="24"/>
          <w:szCs w:val="24"/>
          <w:rtl w:val="0"/>
        </w:rPr>
        <w:t xml:space="preserve">-échelle : </w:t>
      </w:r>
      <w:r w:rsidDel="00000000" w:rsidR="00000000" w:rsidRPr="00000000">
        <w:rPr>
          <w:rFonts w:ascii="Cambria" w:cs="Cambria" w:eastAsia="Cambria" w:hAnsi="Cambria"/>
          <w:color w:val="0432ff"/>
          <w:sz w:val="24"/>
          <w:szCs w:val="24"/>
          <w:rtl w:val="0"/>
        </w:rPr>
        <w:t xml:space="preserve">not at all, a little, well, very well</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sz w:val="24"/>
          <w:szCs w:val="24"/>
          <w:highlight w:val="yellow"/>
          <w:rtl w:val="0"/>
        </w:rPr>
        <w:t xml:space="preserve">(Portes - adaptées : connaissance parentale de l'enfant)</w:t>
      </w:r>
    </w:p>
    <w:p w:rsidR="00000000" w:rsidDel="00000000" w:rsidP="00000000" w:rsidRDefault="00000000" w:rsidRPr="00000000" w14:paraId="000004B2">
      <w:pPr>
        <w:numPr>
          <w:ilvl w:val="0"/>
          <w:numId w:val="19"/>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How well does your child speak French?</w:t>
      </w:r>
    </w:p>
    <w:p w:rsidR="00000000" w:rsidDel="00000000" w:rsidP="00000000" w:rsidRDefault="00000000" w:rsidRPr="00000000" w14:paraId="000004B3">
      <w:pPr>
        <w:numPr>
          <w:ilvl w:val="0"/>
          <w:numId w:val="19"/>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How well does your child understand French?</w:t>
      </w:r>
    </w:p>
    <w:p w:rsidR="00000000" w:rsidDel="00000000" w:rsidP="00000000" w:rsidRDefault="00000000" w:rsidRPr="00000000" w14:paraId="000004B4">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B5">
      <w:pPr>
        <w:spacing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Q2. In your opinion, is your child </w:t>
      </w:r>
      <w:r w:rsidDel="00000000" w:rsidR="00000000" w:rsidRPr="00000000">
        <w:rPr>
          <w:rFonts w:ascii="Cambria" w:cs="Cambria" w:eastAsia="Cambria" w:hAnsi="Cambria"/>
          <w:b w:val="1"/>
          <w:color w:val="0070c0"/>
          <w:sz w:val="24"/>
          <w:szCs w:val="24"/>
          <w:rtl w:val="0"/>
        </w:rPr>
        <w:t xml:space="preserve">[prénom de  </w:t>
      </w:r>
      <w:r w:rsidDel="00000000" w:rsidR="00000000" w:rsidRPr="00000000">
        <w:rPr>
          <w:rFonts w:ascii="Cambria" w:cs="Cambria" w:eastAsia="Cambria" w:hAnsi="Cambria"/>
          <w:b w:val="1"/>
          <w:color w:val="0070c0"/>
          <w:sz w:val="24"/>
          <w:szCs w:val="24"/>
          <w:rtl w:val="0"/>
        </w:rPr>
        <w:t xml:space="preserve">l’enfant nommé de 18 ans ou+</w:t>
      </w:r>
      <w:r w:rsidDel="00000000" w:rsidR="00000000" w:rsidRPr="00000000">
        <w:rPr>
          <w:rFonts w:ascii="Cambria" w:cs="Cambria" w:eastAsia="Cambria" w:hAnsi="Cambria"/>
          <w:b w:val="1"/>
          <w:color w:val="0070c0"/>
          <w:sz w:val="24"/>
          <w:szCs w:val="24"/>
          <w:rtl w:val="0"/>
        </w:rPr>
        <w:t xml:space="preserve">]</w:t>
      </w:r>
      <w:r w:rsidDel="00000000" w:rsidR="00000000" w:rsidRPr="00000000">
        <w:rPr>
          <w:rFonts w:ascii="Cambria" w:cs="Cambria" w:eastAsia="Cambria" w:hAnsi="Cambria"/>
          <w:sz w:val="24"/>
          <w:szCs w:val="24"/>
          <w:rtl w:val="0"/>
        </w:rPr>
        <w:t xml:space="preserve">’s level of French proficiency better or worse than yours? </w:t>
      </w:r>
    </w:p>
    <w:p w:rsidR="00000000" w:rsidDel="00000000" w:rsidP="00000000" w:rsidRDefault="00000000" w:rsidRPr="00000000" w14:paraId="000004B6">
      <w:pPr>
        <w:numPr>
          <w:ilvl w:val="0"/>
          <w:numId w:val="52"/>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his/her French proficiency level is much better than mine</w:t>
      </w:r>
    </w:p>
    <w:p w:rsidR="00000000" w:rsidDel="00000000" w:rsidP="00000000" w:rsidRDefault="00000000" w:rsidRPr="00000000" w14:paraId="000004B7">
      <w:pPr>
        <w:numPr>
          <w:ilvl w:val="0"/>
          <w:numId w:val="52"/>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his/her French proficiency level is better</w:t>
      </w:r>
    </w:p>
    <w:p w:rsidR="00000000" w:rsidDel="00000000" w:rsidP="00000000" w:rsidRDefault="00000000" w:rsidRPr="00000000" w14:paraId="000004B8">
      <w:pPr>
        <w:numPr>
          <w:ilvl w:val="0"/>
          <w:numId w:val="52"/>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have the same level</w:t>
      </w:r>
    </w:p>
    <w:p w:rsidR="00000000" w:rsidDel="00000000" w:rsidP="00000000" w:rsidRDefault="00000000" w:rsidRPr="00000000" w14:paraId="000004B9">
      <w:pPr>
        <w:numPr>
          <w:ilvl w:val="0"/>
          <w:numId w:val="52"/>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his/her French proficiency level is less good than mine</w:t>
      </w:r>
    </w:p>
    <w:p w:rsidR="00000000" w:rsidDel="00000000" w:rsidP="00000000" w:rsidRDefault="00000000" w:rsidRPr="00000000" w14:paraId="000004BA">
      <w:pPr>
        <w:numPr>
          <w:ilvl w:val="0"/>
          <w:numId w:val="52"/>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his/her French proficiency level is much lower than mine</w:t>
      </w:r>
      <w:r w:rsidDel="00000000" w:rsidR="00000000" w:rsidRPr="00000000">
        <w:rPr>
          <w:rtl w:val="0"/>
        </w:rPr>
      </w:r>
    </w:p>
    <w:p w:rsidR="00000000" w:rsidDel="00000000" w:rsidP="00000000" w:rsidRDefault="00000000" w:rsidRPr="00000000" w14:paraId="000004BB">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BC">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highlight w:val="green"/>
          <w:rtl w:val="0"/>
        </w:rPr>
        <w:t xml:space="preserve">[HOUSEHOLD &amp; ADMINISTRATIVE HELP]</w:t>
      </w:r>
      <w:r w:rsidDel="00000000" w:rsidR="00000000" w:rsidRPr="00000000">
        <w:rPr>
          <w:rtl w:val="0"/>
        </w:rPr>
      </w:r>
    </w:p>
    <w:p w:rsidR="00000000" w:rsidDel="00000000" w:rsidP="00000000" w:rsidRDefault="00000000" w:rsidRPr="00000000" w14:paraId="000004BD">
      <w:pPr>
        <w:spacing w:line="240" w:lineRule="auto"/>
        <w:rPr>
          <w:rFonts w:ascii="Cambria" w:cs="Cambria" w:eastAsia="Cambria" w:hAnsi="Cambria"/>
          <w:sz w:val="24"/>
          <w:szCs w:val="24"/>
        </w:rPr>
      </w:pPr>
      <w:r w:rsidDel="00000000" w:rsidR="00000000" w:rsidRPr="00000000">
        <w:rPr>
          <w:rFonts w:ascii="Cambria" w:cs="Cambria" w:eastAsia="Cambria" w:hAnsi="Cambria"/>
          <w:b w:val="1"/>
          <w:color w:val="0070c0"/>
          <w:sz w:val="24"/>
          <w:szCs w:val="24"/>
          <w:rtl w:val="0"/>
        </w:rPr>
        <w:t xml:space="preserve">[nouvelle page]</w:t>
      </w:r>
      <w:r w:rsidDel="00000000" w:rsidR="00000000" w:rsidRPr="00000000">
        <w:rPr>
          <w:rtl w:val="0"/>
        </w:rPr>
      </w:r>
    </w:p>
    <w:p w:rsidR="00000000" w:rsidDel="00000000" w:rsidP="00000000" w:rsidRDefault="00000000" w:rsidRPr="00000000" w14:paraId="000004BE">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BF">
      <w:pPr>
        <w:spacing w:line="24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Parents, like everyone else, can sometimes need help. Children can sometimes help out with things in the family.</w:t>
      </w:r>
    </w:p>
    <w:p w:rsidR="00000000" w:rsidDel="00000000" w:rsidP="00000000" w:rsidRDefault="00000000" w:rsidRPr="00000000" w14:paraId="000004C0">
      <w:pPr>
        <w:spacing w:line="24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4C1">
      <w:pPr>
        <w:spacing w:line="24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 In this section, we'd like to know if your child ever helps out around the house, or in general.</w:t>
      </w:r>
    </w:p>
    <w:p w:rsidR="00000000" w:rsidDel="00000000" w:rsidP="00000000" w:rsidRDefault="00000000" w:rsidRPr="00000000" w14:paraId="000004C2">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C3">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Thinking of your child [</w:t>
      </w:r>
      <w:r w:rsidDel="00000000" w:rsidR="00000000" w:rsidRPr="00000000">
        <w:rPr>
          <w:rFonts w:ascii="Cambria" w:cs="Cambria" w:eastAsia="Cambria" w:hAnsi="Cambria"/>
          <w:color w:val="0070c0"/>
          <w:sz w:val="24"/>
          <w:szCs w:val="24"/>
          <w:u w:val="single"/>
          <w:rtl w:val="0"/>
        </w:rPr>
        <w:t xml:space="preserve">fill in: </w:t>
      </w:r>
      <w:r w:rsidDel="00000000" w:rsidR="00000000" w:rsidRPr="00000000">
        <w:rPr>
          <w:rFonts w:ascii="Cambria" w:cs="Cambria" w:eastAsia="Cambria" w:hAnsi="Cambria"/>
          <w:b w:val="1"/>
          <w:color w:val="0070c0"/>
          <w:sz w:val="24"/>
          <w:szCs w:val="24"/>
          <w:u w:val="single"/>
          <w:rtl w:val="0"/>
        </w:rPr>
        <w:t xml:space="preserve">prénom</w:t>
      </w:r>
      <w:r w:rsidDel="00000000" w:rsidR="00000000" w:rsidRPr="00000000">
        <w:rPr>
          <w:rFonts w:ascii="Cambria" w:cs="Cambria" w:eastAsia="Cambria" w:hAnsi="Cambria"/>
          <w:color w:val="0070c0"/>
          <w:sz w:val="24"/>
          <w:szCs w:val="24"/>
          <w:rtl w:val="0"/>
        </w:rPr>
        <w:t xml:space="preserve"> de </w:t>
      </w:r>
      <w:r w:rsidDel="00000000" w:rsidR="00000000" w:rsidRPr="00000000">
        <w:rPr>
          <w:rFonts w:ascii="Cambria" w:cs="Cambria" w:eastAsia="Cambria" w:hAnsi="Cambria"/>
          <w:b w:val="1"/>
          <w:color w:val="0070c0"/>
          <w:sz w:val="24"/>
          <w:szCs w:val="24"/>
          <w:rtl w:val="0"/>
        </w:rPr>
        <w:t xml:space="preserve">l’enfant nommé de 18 ans ou+</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4C4">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C5">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How often does your child do the following </w:t>
      </w:r>
      <w:r w:rsidDel="00000000" w:rsidR="00000000" w:rsidRPr="00000000">
        <w:rPr>
          <w:rFonts w:ascii="Cambria" w:cs="Cambria" w:eastAsia="Cambria" w:hAnsi="Cambria"/>
          <w:b w:val="1"/>
          <w:sz w:val="24"/>
          <w:szCs w:val="24"/>
          <w:rtl w:val="0"/>
        </w:rPr>
        <w:t xml:space="preserve">tasks</w:t>
      </w:r>
      <w:r w:rsidDel="00000000" w:rsidR="00000000" w:rsidRPr="00000000">
        <w:rPr>
          <w:rFonts w:ascii="Cambria" w:cs="Cambria" w:eastAsia="Cambria" w:hAnsi="Cambria"/>
          <w:sz w:val="24"/>
          <w:szCs w:val="24"/>
          <w:rtl w:val="0"/>
        </w:rPr>
        <w:t xml:space="preserve">? (on his/her own initiative, or because you ask him/her)</w:t>
      </w:r>
      <w:r w:rsidDel="00000000" w:rsidR="00000000" w:rsidRPr="00000000">
        <w:rPr>
          <w:rFonts w:ascii="Cambria" w:cs="Cambria" w:eastAsia="Cambria" w:hAnsi="Cambria"/>
          <w:color w:val="0000ff"/>
          <w:sz w:val="24"/>
          <w:szCs w:val="24"/>
          <w:rtl w:val="0"/>
        </w:rPr>
        <w:br w:type="textWrapping"/>
        <w:t xml:space="preserve">-- échelle à 5 points : “Never”, “rarely”, “sometimes”, “often”, “very often”, not applicable</w:t>
      </w:r>
      <w:r w:rsidDel="00000000" w:rsidR="00000000" w:rsidRPr="00000000">
        <w:rPr>
          <w:rtl w:val="0"/>
        </w:rPr>
      </w:r>
    </w:p>
    <w:p w:rsidR="00000000" w:rsidDel="00000000" w:rsidP="00000000" w:rsidRDefault="00000000" w:rsidRPr="00000000" w14:paraId="000004C6">
      <w:pPr>
        <w:numPr>
          <w:ilvl w:val="1"/>
          <w:numId w:val="1"/>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Clean his/her room</w:t>
      </w:r>
    </w:p>
    <w:p w:rsidR="00000000" w:rsidDel="00000000" w:rsidP="00000000" w:rsidRDefault="00000000" w:rsidRPr="00000000" w14:paraId="000004C7">
      <w:pPr>
        <w:numPr>
          <w:ilvl w:val="1"/>
          <w:numId w:val="1"/>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Tidy up or clean the house </w:t>
      </w:r>
    </w:p>
    <w:p w:rsidR="00000000" w:rsidDel="00000000" w:rsidP="00000000" w:rsidRDefault="00000000" w:rsidRPr="00000000" w14:paraId="000004C8">
      <w:pPr>
        <w:numPr>
          <w:ilvl w:val="1"/>
          <w:numId w:val="1"/>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Set or clear the table</w:t>
      </w:r>
    </w:p>
    <w:p w:rsidR="00000000" w:rsidDel="00000000" w:rsidP="00000000" w:rsidRDefault="00000000" w:rsidRPr="00000000" w14:paraId="000004C9">
      <w:pPr>
        <w:numPr>
          <w:ilvl w:val="1"/>
          <w:numId w:val="1"/>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Take out the trash </w:t>
      </w:r>
    </w:p>
    <w:p w:rsidR="00000000" w:rsidDel="00000000" w:rsidP="00000000" w:rsidRDefault="00000000" w:rsidRPr="00000000" w14:paraId="000004CA">
      <w:pPr>
        <w:numPr>
          <w:ilvl w:val="1"/>
          <w:numId w:val="1"/>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Prepare meals alone or with an adult</w:t>
      </w:r>
    </w:p>
    <w:p w:rsidR="00000000" w:rsidDel="00000000" w:rsidP="00000000" w:rsidRDefault="00000000" w:rsidRPr="00000000" w14:paraId="000004CB">
      <w:pPr>
        <w:numPr>
          <w:ilvl w:val="1"/>
          <w:numId w:val="1"/>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Look after their younger brothers or sisters</w:t>
      </w:r>
    </w:p>
    <w:p w:rsidR="00000000" w:rsidDel="00000000" w:rsidP="00000000" w:rsidRDefault="00000000" w:rsidRPr="00000000" w14:paraId="000004CC">
      <w:pPr>
        <w:numPr>
          <w:ilvl w:val="1"/>
          <w:numId w:val="14"/>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Fill out government forms (e.g. for a driver's licence, for taxes or others)</w:t>
      </w:r>
    </w:p>
    <w:p w:rsidR="00000000" w:rsidDel="00000000" w:rsidP="00000000" w:rsidRDefault="00000000" w:rsidRPr="00000000" w14:paraId="000004CD">
      <w:pPr>
        <w:numPr>
          <w:ilvl w:val="1"/>
          <w:numId w:val="14"/>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Prepare the payment of bills</w:t>
      </w:r>
    </w:p>
    <w:p w:rsidR="00000000" w:rsidDel="00000000" w:rsidP="00000000" w:rsidRDefault="00000000" w:rsidRPr="00000000" w14:paraId="000004CE">
      <w:pPr>
        <w:numPr>
          <w:ilvl w:val="1"/>
          <w:numId w:val="14"/>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Run errands alone </w:t>
      </w:r>
    </w:p>
    <w:p w:rsidR="00000000" w:rsidDel="00000000" w:rsidP="00000000" w:rsidRDefault="00000000" w:rsidRPr="00000000" w14:paraId="000004CF">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D0">
      <w:pPr>
        <w:spacing w:line="240" w:lineRule="auto"/>
        <w:rPr>
          <w:rFonts w:ascii="Cambria" w:cs="Cambria" w:eastAsia="Cambria" w:hAnsi="Cambria"/>
          <w:sz w:val="24"/>
          <w:szCs w:val="24"/>
          <w:highlight w:val="green"/>
        </w:rPr>
      </w:pPr>
      <w:r w:rsidDel="00000000" w:rsidR="00000000" w:rsidRPr="00000000">
        <w:rPr>
          <w:rFonts w:ascii="Cambria" w:cs="Cambria" w:eastAsia="Cambria" w:hAnsi="Cambria"/>
          <w:sz w:val="24"/>
          <w:szCs w:val="24"/>
          <w:highlight w:val="green"/>
          <w:rtl w:val="0"/>
        </w:rPr>
        <w:t xml:space="preserve">[LANGUAGE BROKERAGE]</w:t>
      </w:r>
    </w:p>
    <w:p w:rsidR="00000000" w:rsidDel="00000000" w:rsidP="00000000" w:rsidRDefault="00000000" w:rsidRPr="00000000" w14:paraId="000004D1">
      <w:pPr>
        <w:spacing w:line="240" w:lineRule="auto"/>
        <w:rPr>
          <w:rFonts w:ascii="Cambria" w:cs="Cambria" w:eastAsia="Cambria" w:hAnsi="Cambria"/>
          <w:b w:val="1"/>
          <w:color w:val="0070c0"/>
          <w:sz w:val="24"/>
          <w:szCs w:val="24"/>
        </w:rPr>
      </w:pPr>
      <w:r w:rsidDel="00000000" w:rsidR="00000000" w:rsidRPr="00000000">
        <w:rPr>
          <w:rFonts w:ascii="Cambria" w:cs="Cambria" w:eastAsia="Cambria" w:hAnsi="Cambria"/>
          <w:b w:val="1"/>
          <w:color w:val="0070c0"/>
          <w:sz w:val="24"/>
          <w:szCs w:val="24"/>
          <w:rtl w:val="0"/>
        </w:rPr>
        <w:t xml:space="preserve">[SI : IMMIGRANT </w:t>
      </w:r>
      <w:r w:rsidDel="00000000" w:rsidR="00000000" w:rsidRPr="00000000">
        <w:rPr>
          <w:rFonts w:ascii="Cambria" w:cs="Cambria" w:eastAsia="Cambria" w:hAnsi="Cambria"/>
          <w:b w:val="1"/>
          <w:color w:val="0070c0"/>
          <w:sz w:val="24"/>
          <w:szCs w:val="24"/>
          <w:u w:val="single"/>
          <w:rtl w:val="0"/>
        </w:rPr>
        <w:t xml:space="preserve">ET</w:t>
      </w:r>
      <w:r w:rsidDel="00000000" w:rsidR="00000000" w:rsidRPr="00000000">
        <w:rPr>
          <w:rFonts w:ascii="Cambria" w:cs="Cambria" w:eastAsia="Cambria" w:hAnsi="Cambria"/>
          <w:b w:val="1"/>
          <w:color w:val="0070c0"/>
          <w:sz w:val="24"/>
          <w:szCs w:val="24"/>
          <w:rtl w:val="0"/>
        </w:rPr>
        <w:t xml:space="preserve"> NON-FRANCOPHONE]</w:t>
      </w:r>
    </w:p>
    <w:p w:rsidR="00000000" w:rsidDel="00000000" w:rsidP="00000000" w:rsidRDefault="00000000" w:rsidRPr="00000000" w14:paraId="000004D2">
      <w:pPr>
        <w:spacing w:line="240" w:lineRule="auto"/>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4D3">
      <w:pPr>
        <w:spacing w:line="240" w:lineRule="auto"/>
        <w:rPr>
          <w:rFonts w:ascii="Roboto" w:cs="Roboto" w:eastAsia="Roboto" w:hAnsi="Roboto"/>
          <w:color w:val="444746"/>
          <w:sz w:val="21"/>
          <w:szCs w:val="21"/>
        </w:rPr>
      </w:pPr>
      <w:r w:rsidDel="00000000" w:rsidR="00000000" w:rsidRPr="00000000">
        <w:rPr>
          <w:rFonts w:ascii="Cambria" w:cs="Cambria" w:eastAsia="Cambria" w:hAnsi="Cambria"/>
          <w:color w:val="444746"/>
          <w:sz w:val="24"/>
          <w:szCs w:val="24"/>
          <w:rtl w:val="0"/>
        </w:rPr>
        <w:t xml:space="preserve">Children sometimes learn French faster than their parents, in particular because they go to school. </w:t>
      </w:r>
      <w:r w:rsidDel="00000000" w:rsidR="00000000" w:rsidRPr="00000000">
        <w:rPr>
          <w:rtl w:val="0"/>
        </w:rPr>
      </w:r>
    </w:p>
    <w:p w:rsidR="00000000" w:rsidDel="00000000" w:rsidP="00000000" w:rsidRDefault="00000000" w:rsidRPr="00000000" w14:paraId="000004D4">
      <w:pPr>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 </w:t>
      </w:r>
    </w:p>
    <w:p w:rsidR="00000000" w:rsidDel="00000000" w:rsidP="00000000" w:rsidRDefault="00000000" w:rsidRPr="00000000" w14:paraId="000004D5">
      <w:pPr>
        <w:spacing w:line="276" w:lineRule="auto"/>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Does it happen that your child </w:t>
      </w:r>
      <w:r w:rsidDel="00000000" w:rsidR="00000000" w:rsidRPr="00000000">
        <w:rPr>
          <w:rFonts w:ascii="Roboto" w:cs="Roboto" w:eastAsia="Roboto" w:hAnsi="Roboto"/>
          <w:b w:val="1"/>
          <w:color w:val="0070c0"/>
          <w:sz w:val="21"/>
          <w:szCs w:val="21"/>
          <w:rtl w:val="0"/>
        </w:rPr>
        <w:t xml:space="preserve"> [</w:t>
      </w:r>
      <w:r w:rsidDel="00000000" w:rsidR="00000000" w:rsidRPr="00000000">
        <w:rPr>
          <w:rFonts w:ascii="Cambria" w:cs="Cambria" w:eastAsia="Cambria" w:hAnsi="Cambria"/>
          <w:b w:val="1"/>
          <w:color w:val="0070c0"/>
          <w:sz w:val="24"/>
          <w:szCs w:val="24"/>
          <w:u w:val="single"/>
          <w:rtl w:val="0"/>
        </w:rPr>
        <w:t xml:space="preserve">prénom</w:t>
      </w:r>
      <w:r w:rsidDel="00000000" w:rsidR="00000000" w:rsidRPr="00000000">
        <w:rPr>
          <w:rFonts w:ascii="Cambria" w:cs="Cambria" w:eastAsia="Cambria" w:hAnsi="Cambria"/>
          <w:b w:val="1"/>
          <w:color w:val="0070c0"/>
          <w:sz w:val="24"/>
          <w:szCs w:val="24"/>
          <w:rtl w:val="0"/>
        </w:rPr>
        <w:t xml:space="preserve"> </w:t>
      </w:r>
      <w:r w:rsidDel="00000000" w:rsidR="00000000" w:rsidRPr="00000000">
        <w:rPr>
          <w:rFonts w:ascii="Cambria" w:cs="Cambria" w:eastAsia="Cambria" w:hAnsi="Cambria"/>
          <w:b w:val="1"/>
          <w:color w:val="0070c0"/>
          <w:sz w:val="24"/>
          <w:szCs w:val="24"/>
          <w:rtl w:val="0"/>
        </w:rPr>
        <w:t xml:space="preserve">l’enfant nommé de 18 ans ou+</w:t>
      </w:r>
      <w:r w:rsidDel="00000000" w:rsidR="00000000" w:rsidRPr="00000000">
        <w:rPr>
          <w:rFonts w:ascii="Roboto" w:cs="Roboto" w:eastAsia="Roboto" w:hAnsi="Roboto"/>
          <w:b w:val="1"/>
          <w:color w:val="0070c0"/>
          <w:sz w:val="21"/>
          <w:szCs w:val="21"/>
          <w:rtl w:val="0"/>
        </w:rPr>
        <w:t xml:space="preserve">] </w:t>
      </w:r>
      <w:r w:rsidDel="00000000" w:rsidR="00000000" w:rsidRPr="00000000">
        <w:rPr>
          <w:rFonts w:ascii="Roboto" w:cs="Roboto" w:eastAsia="Roboto" w:hAnsi="Roboto"/>
          <w:color w:val="444746"/>
          <w:sz w:val="21"/>
          <w:szCs w:val="21"/>
          <w:rtl w:val="0"/>
        </w:rPr>
        <w:t xml:space="preserve">translates for you (or your partner) and helps you to understand </w:t>
      </w:r>
      <w:r w:rsidDel="00000000" w:rsidR="00000000" w:rsidRPr="00000000">
        <w:rPr>
          <w:rFonts w:ascii="Roboto" w:cs="Roboto" w:eastAsia="Roboto" w:hAnsi="Roboto"/>
          <w:b w:val="1"/>
          <w:color w:val="444746"/>
          <w:sz w:val="21"/>
          <w:szCs w:val="21"/>
          <w:rtl w:val="0"/>
        </w:rPr>
        <w:t xml:space="preserve">information</w:t>
      </w:r>
      <w:r w:rsidDel="00000000" w:rsidR="00000000" w:rsidRPr="00000000">
        <w:rPr>
          <w:rFonts w:ascii="Roboto" w:cs="Roboto" w:eastAsia="Roboto" w:hAnsi="Roboto"/>
          <w:color w:val="444746"/>
          <w:sz w:val="21"/>
          <w:szCs w:val="21"/>
          <w:rtl w:val="0"/>
        </w:rPr>
        <w:t xml:space="preserve"> that is </w:t>
      </w:r>
      <w:r w:rsidDel="00000000" w:rsidR="00000000" w:rsidRPr="00000000">
        <w:rPr>
          <w:rFonts w:ascii="Roboto" w:cs="Roboto" w:eastAsia="Roboto" w:hAnsi="Roboto"/>
          <w:b w:val="1"/>
          <w:color w:val="444746"/>
          <w:sz w:val="21"/>
          <w:szCs w:val="21"/>
          <w:rtl w:val="0"/>
        </w:rPr>
        <w:t xml:space="preserve">in French </w:t>
      </w:r>
      <w:r w:rsidDel="00000000" w:rsidR="00000000" w:rsidRPr="00000000">
        <w:rPr>
          <w:rFonts w:ascii="Roboto" w:cs="Roboto" w:eastAsia="Roboto" w:hAnsi="Roboto"/>
          <w:color w:val="444746"/>
          <w:sz w:val="21"/>
          <w:szCs w:val="21"/>
          <w:rtl w:val="0"/>
        </w:rPr>
        <w:t xml:space="preserve">in any of the following contexts? </w:t>
      </w:r>
      <w:r w:rsidDel="00000000" w:rsidR="00000000" w:rsidRPr="00000000">
        <w:rPr>
          <w:rFonts w:ascii="Roboto" w:cs="Roboto" w:eastAsia="Roboto" w:hAnsi="Roboto"/>
          <w:color w:val="444746"/>
          <w:sz w:val="21"/>
          <w:szCs w:val="21"/>
          <w:highlight w:val="yellow"/>
          <w:rtl w:val="0"/>
        </w:rPr>
        <w:t xml:space="preserve">[VA combinaison des batteries identifiées par Anne]</w:t>
      </w:r>
      <w:r w:rsidDel="00000000" w:rsidR="00000000" w:rsidRPr="00000000">
        <w:rPr>
          <w:rtl w:val="0"/>
        </w:rPr>
      </w:r>
    </w:p>
    <w:p w:rsidR="00000000" w:rsidDel="00000000" w:rsidP="00000000" w:rsidRDefault="00000000" w:rsidRPr="00000000" w14:paraId="000004D6">
      <w:pPr>
        <w:spacing w:line="240" w:lineRule="auto"/>
        <w:rPr>
          <w:rFonts w:ascii="Roboto" w:cs="Roboto" w:eastAsia="Roboto" w:hAnsi="Roboto"/>
          <w:color w:val="444746"/>
          <w:sz w:val="21"/>
          <w:szCs w:val="21"/>
          <w:highlight w:val="yellow"/>
        </w:rPr>
      </w:pPr>
      <w:r w:rsidDel="00000000" w:rsidR="00000000" w:rsidRPr="00000000">
        <w:rPr>
          <w:rFonts w:ascii="Cambria" w:cs="Cambria" w:eastAsia="Cambria" w:hAnsi="Cambria"/>
          <w:color w:val="0000ff"/>
          <w:sz w:val="24"/>
          <w:szCs w:val="24"/>
          <w:rtl w:val="0"/>
        </w:rPr>
        <w:t xml:space="preserve">-- échelle à 5 points : “Never”, “rarely”, “sometimes”, “often”, “very often”, not applicable</w:t>
      </w:r>
      <w:r w:rsidDel="00000000" w:rsidR="00000000" w:rsidRPr="00000000">
        <w:rPr>
          <w:rtl w:val="0"/>
        </w:rPr>
      </w:r>
    </w:p>
    <w:p w:rsidR="00000000" w:rsidDel="00000000" w:rsidP="00000000" w:rsidRDefault="00000000" w:rsidRPr="00000000" w14:paraId="000004D7">
      <w:pPr>
        <w:numPr>
          <w:ilvl w:val="0"/>
          <w:numId w:val="5"/>
        </w:numPr>
        <w:spacing w:line="276" w:lineRule="auto"/>
        <w:ind w:left="720" w:hanging="36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Communications sent by the school</w:t>
      </w:r>
      <w:r w:rsidDel="00000000" w:rsidR="00000000" w:rsidRPr="00000000">
        <w:rPr>
          <w:rtl w:val="0"/>
        </w:rPr>
      </w:r>
    </w:p>
    <w:p w:rsidR="00000000" w:rsidDel="00000000" w:rsidP="00000000" w:rsidRDefault="00000000" w:rsidRPr="00000000" w14:paraId="000004D8">
      <w:pPr>
        <w:numPr>
          <w:ilvl w:val="0"/>
          <w:numId w:val="5"/>
        </w:numPr>
        <w:spacing w:line="276" w:lineRule="auto"/>
        <w:ind w:left="720" w:hanging="36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Credit card bills, insurance forms, bank statements, phone bills or rental agreements</w:t>
      </w:r>
    </w:p>
    <w:p w:rsidR="00000000" w:rsidDel="00000000" w:rsidP="00000000" w:rsidRDefault="00000000" w:rsidRPr="00000000" w14:paraId="000004D9">
      <w:pPr>
        <w:numPr>
          <w:ilvl w:val="0"/>
          <w:numId w:val="5"/>
        </w:numPr>
        <w:spacing w:line="276" w:lineRule="auto"/>
        <w:ind w:left="720" w:hanging="36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Government forms (for immigration, driver's licence, health, taxes, etc.)</w:t>
      </w:r>
    </w:p>
    <w:p w:rsidR="00000000" w:rsidDel="00000000" w:rsidP="00000000" w:rsidRDefault="00000000" w:rsidRPr="00000000" w14:paraId="000004DA">
      <w:pPr>
        <w:numPr>
          <w:ilvl w:val="0"/>
          <w:numId w:val="5"/>
        </w:numPr>
        <w:spacing w:line="276" w:lineRule="auto"/>
        <w:ind w:left="720" w:hanging="36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Documents or forms from a medical clinic the doctor’s office or hospital</w:t>
      </w:r>
    </w:p>
    <w:p w:rsidR="00000000" w:rsidDel="00000000" w:rsidP="00000000" w:rsidRDefault="00000000" w:rsidRPr="00000000" w14:paraId="000004DB">
      <w:pPr>
        <w:numPr>
          <w:ilvl w:val="0"/>
          <w:numId w:val="5"/>
        </w:numPr>
        <w:spacing w:line="276" w:lineRule="auto"/>
        <w:ind w:left="720" w:hanging="36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Job advertisements</w:t>
      </w:r>
    </w:p>
    <w:p w:rsidR="00000000" w:rsidDel="00000000" w:rsidP="00000000" w:rsidRDefault="00000000" w:rsidRPr="00000000" w14:paraId="000004DC">
      <w:pPr>
        <w:spacing w:line="240" w:lineRule="auto"/>
        <w:rPr>
          <w:rFonts w:ascii="Cambria" w:cs="Cambria" w:eastAsia="Cambria" w:hAnsi="Cambria"/>
          <w:color w:val="0000ff"/>
          <w:sz w:val="24"/>
          <w:szCs w:val="24"/>
        </w:rPr>
      </w:pPr>
      <w:r w:rsidDel="00000000" w:rsidR="00000000" w:rsidRPr="00000000">
        <w:rPr>
          <w:rtl w:val="0"/>
        </w:rPr>
      </w:r>
    </w:p>
    <w:p w:rsidR="00000000" w:rsidDel="00000000" w:rsidP="00000000" w:rsidRDefault="00000000" w:rsidRPr="00000000" w14:paraId="000004DD">
      <w:pPr>
        <w:spacing w:line="276" w:lineRule="auto"/>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Does it happen that your child </w:t>
      </w:r>
      <w:r w:rsidDel="00000000" w:rsidR="00000000" w:rsidRPr="00000000">
        <w:rPr>
          <w:rFonts w:ascii="Roboto" w:cs="Roboto" w:eastAsia="Roboto" w:hAnsi="Roboto"/>
          <w:b w:val="1"/>
          <w:color w:val="0070c0"/>
          <w:sz w:val="21"/>
          <w:szCs w:val="21"/>
          <w:rtl w:val="0"/>
        </w:rPr>
        <w:t xml:space="preserve"> [</w:t>
      </w:r>
      <w:r w:rsidDel="00000000" w:rsidR="00000000" w:rsidRPr="00000000">
        <w:rPr>
          <w:rFonts w:ascii="Cambria" w:cs="Cambria" w:eastAsia="Cambria" w:hAnsi="Cambria"/>
          <w:b w:val="1"/>
          <w:color w:val="0070c0"/>
          <w:sz w:val="24"/>
          <w:szCs w:val="24"/>
          <w:u w:val="single"/>
          <w:rtl w:val="0"/>
        </w:rPr>
        <w:t xml:space="preserve">prénom </w:t>
      </w:r>
      <w:r w:rsidDel="00000000" w:rsidR="00000000" w:rsidRPr="00000000">
        <w:rPr>
          <w:rFonts w:ascii="Cambria" w:cs="Cambria" w:eastAsia="Cambria" w:hAnsi="Cambria"/>
          <w:b w:val="1"/>
          <w:color w:val="0070c0"/>
          <w:sz w:val="24"/>
          <w:szCs w:val="24"/>
          <w:rtl w:val="0"/>
        </w:rPr>
        <w:t xml:space="preserve"> </w:t>
      </w:r>
      <w:r w:rsidDel="00000000" w:rsidR="00000000" w:rsidRPr="00000000">
        <w:rPr>
          <w:rFonts w:ascii="Cambria" w:cs="Cambria" w:eastAsia="Cambria" w:hAnsi="Cambria"/>
          <w:b w:val="1"/>
          <w:color w:val="0070c0"/>
          <w:sz w:val="24"/>
          <w:szCs w:val="24"/>
          <w:rtl w:val="0"/>
        </w:rPr>
        <w:t xml:space="preserve">l’enfant nommé de 18 ans ou+</w:t>
      </w:r>
      <w:r w:rsidDel="00000000" w:rsidR="00000000" w:rsidRPr="00000000">
        <w:rPr>
          <w:rFonts w:ascii="Roboto" w:cs="Roboto" w:eastAsia="Roboto" w:hAnsi="Roboto"/>
          <w:b w:val="1"/>
          <w:color w:val="0070c0"/>
          <w:sz w:val="21"/>
          <w:szCs w:val="21"/>
          <w:rtl w:val="0"/>
        </w:rPr>
        <w:t xml:space="preserve">] </w:t>
      </w:r>
      <w:r w:rsidDel="00000000" w:rsidR="00000000" w:rsidRPr="00000000">
        <w:rPr>
          <w:rFonts w:ascii="Roboto" w:cs="Roboto" w:eastAsia="Roboto" w:hAnsi="Roboto"/>
          <w:color w:val="444746"/>
          <w:sz w:val="21"/>
          <w:szCs w:val="21"/>
          <w:rtl w:val="0"/>
        </w:rPr>
        <w:t xml:space="preserve">translates for you (or your partner) and helps you to understand </w:t>
      </w:r>
      <w:r w:rsidDel="00000000" w:rsidR="00000000" w:rsidRPr="00000000">
        <w:rPr>
          <w:rFonts w:ascii="Roboto" w:cs="Roboto" w:eastAsia="Roboto" w:hAnsi="Roboto"/>
          <w:b w:val="1"/>
          <w:color w:val="444746"/>
          <w:sz w:val="21"/>
          <w:szCs w:val="21"/>
          <w:rtl w:val="0"/>
        </w:rPr>
        <w:t xml:space="preserve">conversations</w:t>
      </w:r>
      <w:r w:rsidDel="00000000" w:rsidR="00000000" w:rsidRPr="00000000">
        <w:rPr>
          <w:rFonts w:ascii="Roboto" w:cs="Roboto" w:eastAsia="Roboto" w:hAnsi="Roboto"/>
          <w:color w:val="444746"/>
          <w:sz w:val="21"/>
          <w:szCs w:val="21"/>
          <w:rtl w:val="0"/>
        </w:rPr>
        <w:t xml:space="preserve"> that are </w:t>
      </w:r>
      <w:r w:rsidDel="00000000" w:rsidR="00000000" w:rsidRPr="00000000">
        <w:rPr>
          <w:rFonts w:ascii="Roboto" w:cs="Roboto" w:eastAsia="Roboto" w:hAnsi="Roboto"/>
          <w:b w:val="1"/>
          <w:color w:val="444746"/>
          <w:sz w:val="21"/>
          <w:szCs w:val="21"/>
          <w:rtl w:val="0"/>
        </w:rPr>
        <w:t xml:space="preserve">in French</w:t>
      </w:r>
      <w:r w:rsidDel="00000000" w:rsidR="00000000" w:rsidRPr="00000000">
        <w:rPr>
          <w:rFonts w:ascii="Roboto" w:cs="Roboto" w:eastAsia="Roboto" w:hAnsi="Roboto"/>
          <w:color w:val="444746"/>
          <w:sz w:val="21"/>
          <w:szCs w:val="21"/>
          <w:rtl w:val="0"/>
        </w:rPr>
        <w:t xml:space="preserve"> in the following contexts?</w:t>
      </w:r>
      <w:r w:rsidDel="00000000" w:rsidR="00000000" w:rsidRPr="00000000">
        <w:rPr>
          <w:rFonts w:ascii="Roboto" w:cs="Roboto" w:eastAsia="Roboto" w:hAnsi="Roboto"/>
          <w:color w:val="444746"/>
          <w:sz w:val="21"/>
          <w:szCs w:val="21"/>
          <w:highlight w:val="yellow"/>
          <w:rtl w:val="0"/>
        </w:rPr>
        <w:t xml:space="preserve">[VA combinaison des batteries identifiées par Anne]</w:t>
      </w:r>
      <w:r w:rsidDel="00000000" w:rsidR="00000000" w:rsidRPr="00000000">
        <w:rPr>
          <w:rtl w:val="0"/>
        </w:rPr>
      </w:r>
    </w:p>
    <w:p w:rsidR="00000000" w:rsidDel="00000000" w:rsidP="00000000" w:rsidRDefault="00000000" w:rsidRPr="00000000" w14:paraId="000004DE">
      <w:pPr>
        <w:spacing w:line="240" w:lineRule="auto"/>
        <w:rPr>
          <w:rFonts w:ascii="Roboto" w:cs="Roboto" w:eastAsia="Roboto" w:hAnsi="Roboto"/>
          <w:color w:val="444746"/>
          <w:sz w:val="21"/>
          <w:szCs w:val="21"/>
          <w:highlight w:val="yellow"/>
        </w:rPr>
      </w:pPr>
      <w:r w:rsidDel="00000000" w:rsidR="00000000" w:rsidRPr="00000000">
        <w:rPr>
          <w:rFonts w:ascii="Cambria" w:cs="Cambria" w:eastAsia="Cambria" w:hAnsi="Cambria"/>
          <w:color w:val="0000ff"/>
          <w:sz w:val="24"/>
          <w:szCs w:val="24"/>
          <w:rtl w:val="0"/>
        </w:rPr>
        <w:t xml:space="preserve">-- échelle à 5 points : “Never”, “rarely”, “sometimes”, “often”, “very often”, not applicable</w:t>
      </w:r>
      <w:r w:rsidDel="00000000" w:rsidR="00000000" w:rsidRPr="00000000">
        <w:rPr>
          <w:rtl w:val="0"/>
        </w:rPr>
      </w:r>
    </w:p>
    <w:p w:rsidR="00000000" w:rsidDel="00000000" w:rsidP="00000000" w:rsidRDefault="00000000" w:rsidRPr="00000000" w14:paraId="000004DF">
      <w:pPr>
        <w:numPr>
          <w:ilvl w:val="0"/>
          <w:numId w:val="4"/>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When someone comes to your door</w:t>
      </w:r>
    </w:p>
    <w:p w:rsidR="00000000" w:rsidDel="00000000" w:rsidP="00000000" w:rsidRDefault="00000000" w:rsidRPr="00000000" w14:paraId="000004E0">
      <w:pPr>
        <w:numPr>
          <w:ilvl w:val="0"/>
          <w:numId w:val="4"/>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During meetings at school (with the teacher, school staff)</w:t>
      </w:r>
      <w:r w:rsidDel="00000000" w:rsidR="00000000" w:rsidRPr="00000000">
        <w:rPr>
          <w:rtl w:val="0"/>
        </w:rPr>
      </w:r>
    </w:p>
    <w:p w:rsidR="00000000" w:rsidDel="00000000" w:rsidP="00000000" w:rsidRDefault="00000000" w:rsidRPr="00000000" w14:paraId="000004E1">
      <w:pPr>
        <w:numPr>
          <w:ilvl w:val="0"/>
          <w:numId w:val="4"/>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During meetings at the bank</w:t>
      </w:r>
    </w:p>
    <w:p w:rsidR="00000000" w:rsidDel="00000000" w:rsidP="00000000" w:rsidRDefault="00000000" w:rsidRPr="00000000" w14:paraId="000004E2">
      <w:pPr>
        <w:numPr>
          <w:ilvl w:val="0"/>
          <w:numId w:val="4"/>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During meetings or activities in a community centre</w:t>
      </w:r>
    </w:p>
    <w:p w:rsidR="00000000" w:rsidDel="00000000" w:rsidP="00000000" w:rsidRDefault="00000000" w:rsidRPr="00000000" w14:paraId="000004E3">
      <w:pPr>
        <w:numPr>
          <w:ilvl w:val="0"/>
          <w:numId w:val="4"/>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During appointments with the doctor, at the hospital or pharmacy</w:t>
      </w:r>
    </w:p>
    <w:p w:rsidR="00000000" w:rsidDel="00000000" w:rsidP="00000000" w:rsidRDefault="00000000" w:rsidRPr="00000000" w14:paraId="000004E4">
      <w:pPr>
        <w:numPr>
          <w:ilvl w:val="0"/>
          <w:numId w:val="4"/>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On the street, in stores or in restaurants</w:t>
      </w:r>
    </w:p>
    <w:p w:rsidR="00000000" w:rsidDel="00000000" w:rsidP="00000000" w:rsidRDefault="00000000" w:rsidRPr="00000000" w14:paraId="000004E5">
      <w:pPr>
        <w:numPr>
          <w:ilvl w:val="0"/>
          <w:numId w:val="4"/>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Work-related conversations (making appointments, with a client or boss)</w:t>
      </w:r>
    </w:p>
    <w:p w:rsidR="00000000" w:rsidDel="00000000" w:rsidP="00000000" w:rsidRDefault="00000000" w:rsidRPr="00000000" w14:paraId="000004E6">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E7">
      <w:pPr>
        <w:spacing w:line="240" w:lineRule="auto"/>
        <w:rPr>
          <w:rFonts w:ascii="Cambria" w:cs="Cambria" w:eastAsia="Cambria" w:hAnsi="Cambria"/>
          <w:sz w:val="24"/>
          <w:szCs w:val="24"/>
          <w:highlight w:val="green"/>
        </w:rPr>
      </w:pPr>
      <w:r w:rsidDel="00000000" w:rsidR="00000000" w:rsidRPr="00000000">
        <w:rPr>
          <w:rFonts w:ascii="Cambria" w:cs="Cambria" w:eastAsia="Cambria" w:hAnsi="Cambria"/>
          <w:sz w:val="24"/>
          <w:szCs w:val="24"/>
          <w:highlight w:val="green"/>
          <w:rtl w:val="0"/>
        </w:rPr>
        <w:t xml:space="preserve">[CULTURAL BROKERAGE]</w:t>
      </w:r>
    </w:p>
    <w:p w:rsidR="00000000" w:rsidDel="00000000" w:rsidP="00000000" w:rsidRDefault="00000000" w:rsidRPr="00000000" w14:paraId="000004E8">
      <w:pPr>
        <w:spacing w:line="240" w:lineRule="auto"/>
        <w:rPr>
          <w:rFonts w:ascii="Cambria" w:cs="Cambria" w:eastAsia="Cambria" w:hAnsi="Cambria"/>
          <w:sz w:val="24"/>
          <w:szCs w:val="24"/>
        </w:rPr>
      </w:pPr>
      <w:r w:rsidDel="00000000" w:rsidR="00000000" w:rsidRPr="00000000">
        <w:rPr>
          <w:rFonts w:ascii="Cambria" w:cs="Cambria" w:eastAsia="Cambria" w:hAnsi="Cambria"/>
          <w:b w:val="1"/>
          <w:color w:val="0070c0"/>
          <w:sz w:val="24"/>
          <w:szCs w:val="24"/>
          <w:rtl w:val="0"/>
        </w:rPr>
        <w:t xml:space="preserve">[SI : IMMIGRANT]</w:t>
      </w:r>
      <w:r w:rsidDel="00000000" w:rsidR="00000000" w:rsidRPr="00000000">
        <w:rPr>
          <w:rtl w:val="0"/>
        </w:rPr>
      </w:r>
    </w:p>
    <w:p w:rsidR="00000000" w:rsidDel="00000000" w:rsidP="00000000" w:rsidRDefault="00000000" w:rsidRPr="00000000" w14:paraId="000004E9">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EA">
      <w:pPr>
        <w:numPr>
          <w:ilvl w:val="0"/>
          <w:numId w:val="3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Since you arrived in Quebec</w:t>
      </w:r>
      <w:r w:rsidDel="00000000" w:rsidR="00000000" w:rsidRPr="00000000">
        <w:rPr>
          <w:rFonts w:ascii="Cambria" w:cs="Cambria" w:eastAsia="Cambria" w:hAnsi="Cambria"/>
          <w:sz w:val="24"/>
          <w:szCs w:val="24"/>
          <w:rtl w:val="0"/>
        </w:rPr>
        <w:t xml:space="preserve">, has it happened that</w:t>
      </w:r>
      <w:r w:rsidDel="00000000" w:rsidR="00000000" w:rsidRPr="00000000">
        <w:rPr>
          <w:rFonts w:ascii="Cambria" w:cs="Cambria" w:eastAsia="Cambria" w:hAnsi="Cambria"/>
          <w:b w:val="1"/>
          <w:sz w:val="24"/>
          <w:szCs w:val="24"/>
          <w:rtl w:val="0"/>
        </w:rPr>
        <w:t xml:space="preserve"> your child </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color w:val="0070c0"/>
          <w:sz w:val="24"/>
          <w:szCs w:val="24"/>
          <w:u w:val="single"/>
          <w:rtl w:val="0"/>
        </w:rPr>
        <w:t xml:space="preserve">fill in: </w:t>
      </w:r>
      <w:r w:rsidDel="00000000" w:rsidR="00000000" w:rsidRPr="00000000">
        <w:rPr>
          <w:rFonts w:ascii="Cambria" w:cs="Cambria" w:eastAsia="Cambria" w:hAnsi="Cambria"/>
          <w:b w:val="1"/>
          <w:color w:val="0070c0"/>
          <w:sz w:val="24"/>
          <w:szCs w:val="24"/>
          <w:u w:val="single"/>
          <w:rtl w:val="0"/>
        </w:rPr>
        <w:t xml:space="preserve">prénom</w:t>
      </w:r>
      <w:r w:rsidDel="00000000" w:rsidR="00000000" w:rsidRPr="00000000">
        <w:rPr>
          <w:rFonts w:ascii="Cambria" w:cs="Cambria" w:eastAsia="Cambria" w:hAnsi="Cambria"/>
          <w:color w:val="0070c0"/>
          <w:sz w:val="24"/>
          <w:szCs w:val="24"/>
          <w:rtl w:val="0"/>
        </w:rPr>
        <w:t xml:space="preserve"> de </w:t>
      </w:r>
      <w:r w:rsidDel="00000000" w:rsidR="00000000" w:rsidRPr="00000000">
        <w:rPr>
          <w:rFonts w:ascii="Cambria" w:cs="Cambria" w:eastAsia="Cambria" w:hAnsi="Cambria"/>
          <w:b w:val="1"/>
          <w:color w:val="0070c0"/>
          <w:sz w:val="24"/>
          <w:szCs w:val="24"/>
          <w:rtl w:val="0"/>
        </w:rPr>
        <w:t xml:space="preserve">l’enfant nommé de 18 ans ou+</w:t>
      </w:r>
      <w:r w:rsidDel="00000000" w:rsidR="00000000" w:rsidRPr="00000000">
        <w:rPr>
          <w:rFonts w:ascii="Cambria" w:cs="Cambria" w:eastAsia="Cambria" w:hAnsi="Cambria"/>
          <w:color w:val="0070c0"/>
          <w:sz w:val="24"/>
          <w:szCs w:val="24"/>
          <w:rtl w:val="0"/>
        </w:rPr>
        <w:t xml:space="preserve">] </w:t>
      </w:r>
      <w:r w:rsidDel="00000000" w:rsidR="00000000" w:rsidRPr="00000000">
        <w:rPr>
          <w:rFonts w:ascii="Cambria" w:cs="Cambria" w:eastAsia="Cambria" w:hAnsi="Cambria"/>
          <w:sz w:val="24"/>
          <w:szCs w:val="24"/>
          <w:rtl w:val="0"/>
        </w:rPr>
        <w:t xml:space="preserve">has shared information with you and helped you to understand the </w:t>
      </w:r>
      <w:r w:rsidDel="00000000" w:rsidR="00000000" w:rsidRPr="00000000">
        <w:rPr>
          <w:rFonts w:ascii="Cambria" w:cs="Cambria" w:eastAsia="Cambria" w:hAnsi="Cambria"/>
          <w:b w:val="1"/>
          <w:sz w:val="24"/>
          <w:szCs w:val="24"/>
          <w:rtl w:val="0"/>
        </w:rPr>
        <w:t xml:space="preserve">functioning of Quebec society</w:t>
      </w:r>
      <w:r w:rsidDel="00000000" w:rsidR="00000000" w:rsidRPr="00000000">
        <w:rPr>
          <w:rFonts w:ascii="Cambria" w:cs="Cambria" w:eastAsia="Cambria" w:hAnsi="Cambria"/>
          <w:sz w:val="24"/>
          <w:szCs w:val="24"/>
          <w:rtl w:val="0"/>
        </w:rPr>
        <w:t xml:space="preserve"> regarding any of the following subjects?  </w:t>
      </w:r>
      <w:r w:rsidDel="00000000" w:rsidR="00000000" w:rsidRPr="00000000">
        <w:rPr>
          <w:rFonts w:ascii="Cambria" w:cs="Cambria" w:eastAsia="Cambria" w:hAnsi="Cambria"/>
          <w:sz w:val="24"/>
          <w:szCs w:val="24"/>
          <w:highlight w:val="yellow"/>
          <w:rtl w:val="0"/>
        </w:rPr>
        <w:t xml:space="preserve">(VA, inspiré des entrevues avec les intervenants scolaires)</w:t>
      </w:r>
      <w:r w:rsidDel="00000000" w:rsidR="00000000" w:rsidRPr="00000000">
        <w:rPr>
          <w:rtl w:val="0"/>
        </w:rPr>
      </w:r>
    </w:p>
    <w:p w:rsidR="00000000" w:rsidDel="00000000" w:rsidP="00000000" w:rsidRDefault="00000000" w:rsidRPr="00000000" w14:paraId="000004EB">
      <w:pPr>
        <w:spacing w:line="240" w:lineRule="auto"/>
        <w:ind w:left="720" w:firstLine="0"/>
        <w:rPr>
          <w:rFonts w:ascii="Cambria" w:cs="Cambria" w:eastAsia="Cambria" w:hAnsi="Cambria"/>
          <w:color w:val="0000ff"/>
          <w:sz w:val="24"/>
          <w:szCs w:val="24"/>
        </w:rPr>
      </w:pPr>
      <w:r w:rsidDel="00000000" w:rsidR="00000000" w:rsidRPr="00000000">
        <w:rPr>
          <w:rFonts w:ascii="Cambria" w:cs="Cambria" w:eastAsia="Cambria" w:hAnsi="Cambria"/>
          <w:color w:val="0000ff"/>
          <w:sz w:val="24"/>
          <w:szCs w:val="24"/>
          <w:rtl w:val="0"/>
        </w:rPr>
        <w:t xml:space="preserve">-- échelle à 5 points : “Never”, “rarely”, “sometimes”, “often”, “very often”, not applicable</w:t>
      </w:r>
    </w:p>
    <w:p w:rsidR="00000000" w:rsidDel="00000000" w:rsidP="00000000" w:rsidRDefault="00000000" w:rsidRPr="00000000" w14:paraId="000004EC">
      <w:pPr>
        <w:spacing w:line="240" w:lineRule="auto"/>
        <w:ind w:firstLine="720"/>
        <w:rPr>
          <w:rFonts w:ascii="Cambria" w:cs="Cambria" w:eastAsia="Cambria" w:hAnsi="Cambria"/>
          <w:color w:val="0000ff"/>
          <w:sz w:val="24"/>
          <w:szCs w:val="24"/>
        </w:rPr>
      </w:pPr>
      <w:r w:rsidDel="00000000" w:rsidR="00000000" w:rsidRPr="00000000">
        <w:rPr>
          <w:rFonts w:ascii="Cambria" w:cs="Cambria" w:eastAsia="Cambria" w:hAnsi="Cambria"/>
          <w:b w:val="1"/>
          <w:color w:val="0070c0"/>
          <w:sz w:val="24"/>
          <w:szCs w:val="24"/>
          <w:rtl w:val="0"/>
        </w:rPr>
        <w:t xml:space="preserve">[randomize]</w:t>
      </w:r>
      <w:r w:rsidDel="00000000" w:rsidR="00000000" w:rsidRPr="00000000">
        <w:rPr>
          <w:rtl w:val="0"/>
        </w:rPr>
      </w:r>
    </w:p>
    <w:p w:rsidR="00000000" w:rsidDel="00000000" w:rsidP="00000000" w:rsidRDefault="00000000" w:rsidRPr="00000000" w14:paraId="000004ED">
      <w:pPr>
        <w:numPr>
          <w:ilvl w:val="1"/>
          <w:numId w:val="14"/>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Food (meals, lunch box, grocery shopping) </w:t>
      </w:r>
      <w:r w:rsidDel="00000000" w:rsidR="00000000" w:rsidRPr="00000000">
        <w:rPr>
          <w:rtl w:val="0"/>
        </w:rPr>
      </w:r>
    </w:p>
    <w:p w:rsidR="00000000" w:rsidDel="00000000" w:rsidP="00000000" w:rsidRDefault="00000000" w:rsidRPr="00000000" w14:paraId="000004EE">
      <w:pPr>
        <w:numPr>
          <w:ilvl w:val="1"/>
          <w:numId w:val="14"/>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Transports (car, bus, taxi, metro)</w:t>
      </w:r>
    </w:p>
    <w:p w:rsidR="00000000" w:rsidDel="00000000" w:rsidP="00000000" w:rsidRDefault="00000000" w:rsidRPr="00000000" w14:paraId="000004EF">
      <w:pPr>
        <w:numPr>
          <w:ilvl w:val="1"/>
          <w:numId w:val="14"/>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school system (homework, lessons)</w:t>
      </w:r>
    </w:p>
    <w:p w:rsidR="00000000" w:rsidDel="00000000" w:rsidP="00000000" w:rsidRDefault="00000000" w:rsidRPr="00000000" w14:paraId="000004F0">
      <w:pPr>
        <w:numPr>
          <w:ilvl w:val="1"/>
          <w:numId w:val="14"/>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Social relationships (with neighbours, friends, colleagues)</w:t>
      </w:r>
    </w:p>
    <w:p w:rsidR="00000000" w:rsidDel="00000000" w:rsidP="00000000" w:rsidRDefault="00000000" w:rsidRPr="00000000" w14:paraId="000004F1">
      <w:pPr>
        <w:numPr>
          <w:ilvl w:val="1"/>
          <w:numId w:val="14"/>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Winter clothing </w:t>
      </w:r>
    </w:p>
    <w:p w:rsidR="00000000" w:rsidDel="00000000" w:rsidP="00000000" w:rsidRDefault="00000000" w:rsidRPr="00000000" w14:paraId="000004F2">
      <w:pPr>
        <w:numPr>
          <w:ilvl w:val="1"/>
          <w:numId w:val="14"/>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Jokes and humour </w:t>
      </w:r>
    </w:p>
    <w:p w:rsidR="00000000" w:rsidDel="00000000" w:rsidP="00000000" w:rsidRDefault="00000000" w:rsidRPr="00000000" w14:paraId="000004F3">
      <w:pPr>
        <w:numPr>
          <w:ilvl w:val="1"/>
          <w:numId w:val="14"/>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rhythm of life (meal and activity times)</w:t>
      </w:r>
    </w:p>
    <w:p w:rsidR="00000000" w:rsidDel="00000000" w:rsidP="00000000" w:rsidRDefault="00000000" w:rsidRPr="00000000" w14:paraId="000004F4">
      <w:pPr>
        <w:numPr>
          <w:ilvl w:val="1"/>
          <w:numId w:val="14"/>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laws of Quebec </w:t>
      </w:r>
    </w:p>
    <w:p w:rsidR="00000000" w:rsidDel="00000000" w:rsidP="00000000" w:rsidRDefault="00000000" w:rsidRPr="00000000" w14:paraId="000004F5">
      <w:pPr>
        <w:numPr>
          <w:ilvl w:val="1"/>
          <w:numId w:val="14"/>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Children’s rights </w:t>
      </w:r>
    </w:p>
    <w:p w:rsidR="00000000" w:rsidDel="00000000" w:rsidP="00000000" w:rsidRDefault="00000000" w:rsidRPr="00000000" w14:paraId="000004F6">
      <w:pPr>
        <w:numPr>
          <w:ilvl w:val="1"/>
          <w:numId w:val="14"/>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Parental responsibilities</w:t>
      </w:r>
    </w:p>
    <w:p w:rsidR="00000000" w:rsidDel="00000000" w:rsidP="00000000" w:rsidRDefault="00000000" w:rsidRPr="00000000" w14:paraId="000004F7">
      <w:pPr>
        <w:numPr>
          <w:ilvl w:val="1"/>
          <w:numId w:val="14"/>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Others:</w:t>
      </w:r>
      <w:r w:rsidDel="00000000" w:rsidR="00000000" w:rsidRPr="00000000">
        <w:rPr>
          <w:rFonts w:ascii="Cambria" w:cs="Cambria" w:eastAsia="Cambria" w:hAnsi="Cambria"/>
          <w:color w:val="0070c0"/>
          <w:sz w:val="24"/>
          <w:szCs w:val="24"/>
          <w:rtl w:val="0"/>
        </w:rPr>
        <w:t xml:space="preserve"> [fill in]</w:t>
      </w:r>
    </w:p>
    <w:p w:rsidR="00000000" w:rsidDel="00000000" w:rsidP="00000000" w:rsidRDefault="00000000" w:rsidRPr="00000000" w14:paraId="000004F8">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F9">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FA">
      <w:pPr>
        <w:spacing w:line="240" w:lineRule="auto"/>
        <w:rPr>
          <w:rFonts w:ascii="Cambria" w:cs="Cambria" w:eastAsia="Cambria" w:hAnsi="Cambria"/>
          <w:b w:val="1"/>
          <w:color w:val="0070c0"/>
          <w:sz w:val="24"/>
          <w:szCs w:val="24"/>
        </w:rPr>
      </w:pPr>
      <w:r w:rsidDel="00000000" w:rsidR="00000000" w:rsidRPr="00000000">
        <w:rPr>
          <w:rFonts w:ascii="Cambria" w:cs="Cambria" w:eastAsia="Cambria" w:hAnsi="Cambria"/>
          <w:b w:val="1"/>
          <w:color w:val="0070c0"/>
          <w:sz w:val="24"/>
          <w:szCs w:val="24"/>
          <w:rtl w:val="0"/>
        </w:rPr>
        <w:t xml:space="preserve">[nouvelle page]</w:t>
      </w:r>
    </w:p>
    <w:p w:rsidR="00000000" w:rsidDel="00000000" w:rsidP="00000000" w:rsidRDefault="00000000" w:rsidRPr="00000000" w14:paraId="000004FB">
      <w:pPr>
        <w:spacing w:line="240" w:lineRule="auto"/>
        <w:rPr>
          <w:rFonts w:ascii="Cambria" w:cs="Cambria" w:eastAsia="Cambria" w:hAnsi="Cambria"/>
          <w:b w:val="1"/>
          <w:color w:val="0070c0"/>
          <w:sz w:val="24"/>
          <w:szCs w:val="24"/>
        </w:rPr>
      </w:pPr>
      <w:r w:rsidDel="00000000" w:rsidR="00000000" w:rsidRPr="00000000">
        <w:rPr>
          <w:rFonts w:ascii="Cambria" w:cs="Cambria" w:eastAsia="Cambria" w:hAnsi="Cambria"/>
          <w:b w:val="1"/>
          <w:color w:val="0070c0"/>
          <w:sz w:val="24"/>
          <w:szCs w:val="24"/>
          <w:shd w:fill="9fc5e8" w:val="clear"/>
          <w:rtl w:val="0"/>
        </w:rPr>
        <w:t xml:space="preserve">[condition: SI + que ‘jamais’ à: </w:t>
      </w:r>
      <w:r w:rsidDel="00000000" w:rsidR="00000000" w:rsidRPr="00000000">
        <w:rPr>
          <w:rFonts w:ascii="Cambria" w:cs="Cambria" w:eastAsia="Cambria" w:hAnsi="Cambria"/>
          <w:b w:val="1"/>
          <w:color w:val="0070c0"/>
          <w:sz w:val="24"/>
          <w:szCs w:val="24"/>
          <w:u w:val="single"/>
          <w:shd w:fill="9fc5e8" w:val="clear"/>
          <w:rtl w:val="0"/>
        </w:rPr>
        <w:t xml:space="preserve">au moins 1</w:t>
      </w:r>
      <w:r w:rsidDel="00000000" w:rsidR="00000000" w:rsidRPr="00000000">
        <w:rPr>
          <w:rFonts w:ascii="Cambria" w:cs="Cambria" w:eastAsia="Cambria" w:hAnsi="Cambria"/>
          <w:b w:val="1"/>
          <w:color w:val="0070c0"/>
          <w:sz w:val="24"/>
          <w:szCs w:val="24"/>
          <w:shd w:fill="9fc5e8" w:val="clear"/>
          <w:rtl w:val="0"/>
        </w:rPr>
        <w:t xml:space="preserve"> des sous-questions, des 3 questions précédentes]</w:t>
      </w:r>
      <w:r w:rsidDel="00000000" w:rsidR="00000000" w:rsidRPr="00000000">
        <w:rPr>
          <w:rtl w:val="0"/>
        </w:rPr>
      </w:r>
    </w:p>
    <w:p w:rsidR="00000000" w:rsidDel="00000000" w:rsidP="00000000" w:rsidRDefault="00000000" w:rsidRPr="00000000" w14:paraId="000004FC">
      <w:pPr>
        <w:numPr>
          <w:ilvl w:val="0"/>
          <w:numId w:val="47"/>
        </w:numPr>
        <w:ind w:left="720" w:hanging="360"/>
        <w:rPr>
          <w:rFonts w:ascii="Cambria" w:cs="Cambria" w:eastAsia="Cambria" w:hAnsi="Cambria"/>
          <w:sz w:val="24"/>
          <w:szCs w:val="24"/>
        </w:rPr>
      </w:pPr>
      <w:r w:rsidDel="00000000" w:rsidR="00000000" w:rsidRPr="00000000">
        <w:rPr>
          <w:rtl w:val="0"/>
        </w:rPr>
        <w:t xml:space="preserve">How much do you agree or disagree with each of the following statements?</w:t>
      </w:r>
      <w:r w:rsidDel="00000000" w:rsidR="00000000" w:rsidRPr="00000000">
        <w:rPr>
          <w:rtl w:val="0"/>
        </w:rPr>
      </w:r>
    </w:p>
    <w:p w:rsidR="00000000" w:rsidDel="00000000" w:rsidP="00000000" w:rsidRDefault="00000000" w:rsidRPr="00000000" w14:paraId="000004FD">
      <w:pPr>
        <w:spacing w:line="240" w:lineRule="auto"/>
        <w:ind w:left="720" w:firstLine="0"/>
        <w:rPr>
          <w:rFonts w:ascii="Cambria" w:cs="Cambria" w:eastAsia="Cambria" w:hAnsi="Cambria"/>
          <w:sz w:val="24"/>
          <w:szCs w:val="24"/>
          <w:highlight w:val="yellow"/>
        </w:rPr>
      </w:pPr>
      <w:r w:rsidDel="00000000" w:rsidR="00000000" w:rsidRPr="00000000">
        <w:rPr>
          <w:rFonts w:ascii="Cambria" w:cs="Cambria" w:eastAsia="Cambria" w:hAnsi="Cambria"/>
          <w:sz w:val="24"/>
          <w:szCs w:val="24"/>
          <w:highlight w:val="yellow"/>
          <w:rtl w:val="0"/>
        </w:rPr>
        <w:t xml:space="preserve">(VA, basé sur les entrevues avec les intervenants scolaires, réaction des parents à l’aide des enfants)</w:t>
      </w:r>
    </w:p>
    <w:p w:rsidR="00000000" w:rsidDel="00000000" w:rsidP="00000000" w:rsidRDefault="00000000" w:rsidRPr="00000000" w14:paraId="000004FE">
      <w:pPr>
        <w:ind w:left="720" w:firstLine="0"/>
        <w:rPr>
          <w:rFonts w:ascii="Cambria" w:cs="Cambria" w:eastAsia="Cambria" w:hAnsi="Cambria"/>
          <w:color w:val="0000ff"/>
          <w:sz w:val="24"/>
          <w:szCs w:val="24"/>
        </w:rPr>
      </w:pPr>
      <w:r w:rsidDel="00000000" w:rsidR="00000000" w:rsidRPr="00000000">
        <w:rPr>
          <w:rFonts w:ascii="Cambria" w:cs="Cambria" w:eastAsia="Cambria" w:hAnsi="Cambria"/>
          <w:color w:val="0000ff"/>
          <w:sz w:val="24"/>
          <w:szCs w:val="24"/>
          <w:rtl w:val="0"/>
        </w:rPr>
        <w:t xml:space="preserve">-- échelle à </w:t>
      </w:r>
      <w:r w:rsidDel="00000000" w:rsidR="00000000" w:rsidRPr="00000000">
        <w:rPr>
          <w:rFonts w:ascii="Cambria" w:cs="Cambria" w:eastAsia="Cambria" w:hAnsi="Cambria"/>
          <w:color w:val="0000ff"/>
          <w:sz w:val="24"/>
          <w:szCs w:val="24"/>
          <w:shd w:fill="c9daf8" w:val="clear"/>
          <w:rtl w:val="0"/>
        </w:rPr>
        <w:t xml:space="preserve">6 pts</w:t>
      </w:r>
      <w:r w:rsidDel="00000000" w:rsidR="00000000" w:rsidRPr="00000000">
        <w:rPr>
          <w:rFonts w:ascii="Cambria" w:cs="Cambria" w:eastAsia="Cambria" w:hAnsi="Cambria"/>
          <w:color w:val="0000ff"/>
          <w:sz w:val="24"/>
          <w:szCs w:val="24"/>
          <w:rtl w:val="0"/>
        </w:rPr>
        <w:t xml:space="preserve">:  “completely disagree”,“mostly disagree”, “slightly disagree”,“slightly agree”, “mostly agree”, “completely agree”</w:t>
      </w:r>
    </w:p>
    <w:p w:rsidR="00000000" w:rsidDel="00000000" w:rsidP="00000000" w:rsidRDefault="00000000" w:rsidRPr="00000000" w14:paraId="000004FF">
      <w:pPr>
        <w:spacing w:line="240" w:lineRule="auto"/>
        <w:ind w:firstLine="720"/>
        <w:rPr>
          <w:rFonts w:ascii="Cambria" w:cs="Cambria" w:eastAsia="Cambria" w:hAnsi="Cambria"/>
          <w:sz w:val="24"/>
          <w:szCs w:val="24"/>
        </w:rPr>
      </w:pPr>
      <w:r w:rsidDel="00000000" w:rsidR="00000000" w:rsidRPr="00000000">
        <w:rPr>
          <w:rFonts w:ascii="Cambria" w:cs="Cambria" w:eastAsia="Cambria" w:hAnsi="Cambria"/>
          <w:b w:val="1"/>
          <w:color w:val="3d85c6"/>
          <w:sz w:val="24"/>
          <w:szCs w:val="24"/>
          <w:rtl w:val="0"/>
        </w:rPr>
        <w:t xml:space="preserve">[**randomize the statements]</w:t>
      </w:r>
      <w:r w:rsidDel="00000000" w:rsidR="00000000" w:rsidRPr="00000000">
        <w:rPr>
          <w:rtl w:val="0"/>
        </w:rPr>
      </w:r>
    </w:p>
    <w:p w:rsidR="00000000" w:rsidDel="00000000" w:rsidP="00000000" w:rsidRDefault="00000000" w:rsidRPr="00000000" w14:paraId="00000500">
      <w:pPr>
        <w:numPr>
          <w:ilvl w:val="0"/>
          <w:numId w:val="9"/>
        </w:numPr>
        <w:spacing w:line="240" w:lineRule="auto"/>
        <w:ind w:left="1133.858267716535"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My child feels proud to be able to help me.</w:t>
      </w:r>
    </w:p>
    <w:p w:rsidR="00000000" w:rsidDel="00000000" w:rsidP="00000000" w:rsidRDefault="00000000" w:rsidRPr="00000000" w14:paraId="00000501">
      <w:pPr>
        <w:numPr>
          <w:ilvl w:val="0"/>
          <w:numId w:val="9"/>
        </w:numPr>
        <w:spacing w:line="240" w:lineRule="auto"/>
        <w:ind w:left="1133.858267716535"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My child would prefer not to have to help me.</w:t>
      </w:r>
    </w:p>
    <w:p w:rsidR="00000000" w:rsidDel="00000000" w:rsidP="00000000" w:rsidRDefault="00000000" w:rsidRPr="00000000" w14:paraId="00000502">
      <w:pPr>
        <w:numPr>
          <w:ilvl w:val="0"/>
          <w:numId w:val="9"/>
        </w:numPr>
        <w:spacing w:line="240" w:lineRule="auto"/>
        <w:ind w:left="1133.858267716535"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an ideal world, I would like my child not to have to help me as much.</w:t>
      </w:r>
    </w:p>
    <w:p w:rsidR="00000000" w:rsidDel="00000000" w:rsidP="00000000" w:rsidRDefault="00000000" w:rsidRPr="00000000" w14:paraId="00000503">
      <w:pPr>
        <w:numPr>
          <w:ilvl w:val="0"/>
          <w:numId w:val="9"/>
        </w:numPr>
        <w:spacing w:line="240" w:lineRule="auto"/>
        <w:ind w:left="1133.858267716535"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My child is in a position of power over me, because he knows more about Quebec than me.</w:t>
      </w:r>
    </w:p>
    <w:p w:rsidR="00000000" w:rsidDel="00000000" w:rsidP="00000000" w:rsidRDefault="00000000" w:rsidRPr="00000000" w14:paraId="00000504">
      <w:pPr>
        <w:spacing w:line="240" w:lineRule="auto"/>
        <w:ind w:left="0" w:firstLine="0"/>
        <w:rPr>
          <w:rFonts w:ascii="Cambria" w:cs="Cambria" w:eastAsia="Cambria" w:hAnsi="Cambria"/>
          <w:sz w:val="24"/>
          <w:szCs w:val="24"/>
          <w:shd w:fill="ff9900" w:val="clear"/>
        </w:rPr>
      </w:pPr>
      <w:r w:rsidDel="00000000" w:rsidR="00000000" w:rsidRPr="00000000">
        <w:br w:type="page"/>
      </w:r>
      <w:r w:rsidDel="00000000" w:rsidR="00000000" w:rsidRPr="00000000">
        <w:rPr>
          <w:rtl w:val="0"/>
        </w:rPr>
      </w:r>
    </w:p>
    <w:p w:rsidR="00000000" w:rsidDel="00000000" w:rsidP="00000000" w:rsidRDefault="00000000" w:rsidRPr="00000000" w14:paraId="00000505">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rPr>
          <w:rFonts w:ascii="Arial" w:cs="Arial" w:eastAsia="Arial" w:hAnsi="Arial"/>
          <w:b w:val="0"/>
          <w:i w:val="0"/>
          <w:smallCaps w:val="0"/>
          <w:strike w:val="0"/>
          <w:color w:val="000000"/>
          <w:sz w:val="40"/>
          <w:szCs w:val="40"/>
          <w:u w:val="single"/>
          <w:shd w:fill="auto" w:val="clear"/>
          <w:vertAlign w:val="baseline"/>
        </w:rPr>
      </w:pPr>
      <w:bookmarkStart w:colFirst="0" w:colLast="0" w:name="_heading=h.2p2csry" w:id="42"/>
      <w:bookmarkEnd w:id="42"/>
      <w:r w:rsidDel="00000000" w:rsidR="00000000" w:rsidRPr="00000000">
        <w:rPr>
          <w:sz w:val="40"/>
          <w:szCs w:val="40"/>
          <w:highlight w:val="cyan"/>
          <w:u w:val="single"/>
          <w:rtl w:val="0"/>
        </w:rPr>
        <w:t xml:space="preserve">END OF SURVEY: Payment information and next steps</w:t>
      </w:r>
      <w:r w:rsidDel="00000000" w:rsidR="00000000" w:rsidRPr="00000000">
        <w:rPr>
          <w:rtl w:val="0"/>
        </w:rPr>
      </w:r>
    </w:p>
    <w:p w:rsidR="00000000" w:rsidDel="00000000" w:rsidP="00000000" w:rsidRDefault="00000000" w:rsidRPr="00000000" w14:paraId="00000506">
      <w:pPr>
        <w:jc w:val="both"/>
        <w:rPr/>
      </w:pPr>
      <w:r w:rsidDel="00000000" w:rsidR="00000000" w:rsidRPr="00000000">
        <w:rPr>
          <w:rtl w:val="0"/>
        </w:rPr>
      </w:r>
    </w:p>
    <w:p w:rsidR="00000000" w:rsidDel="00000000" w:rsidP="00000000" w:rsidRDefault="00000000" w:rsidRPr="00000000" w14:paraId="0000050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very much for participating in this survey!</w:t>
      </w:r>
    </w:p>
    <w:p w:rsidR="00000000" w:rsidDel="00000000" w:rsidP="00000000" w:rsidRDefault="00000000" w:rsidRPr="00000000" w14:paraId="0000050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9">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 thank you for your participation, we would like to offer you $30 that will be sent to you via Interac e-Transfer.</w:t>
      </w:r>
    </w:p>
    <w:p w:rsidR="00000000" w:rsidDel="00000000" w:rsidP="00000000" w:rsidRDefault="00000000" w:rsidRPr="00000000" w14:paraId="0000050A">
      <w:pPr>
        <w:spacing w:line="240" w:lineRule="auto"/>
        <w:ind w:left="720" w:firstLine="0"/>
        <w:jc w:val="both"/>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sz w:val="24"/>
          <w:szCs w:val="24"/>
          <w:rtl w:val="0"/>
        </w:rPr>
        <w:t xml:space="preserve">(Note: </w:t>
      </w:r>
      <w:r w:rsidDel="00000000" w:rsidR="00000000" w:rsidRPr="00000000">
        <w:rPr>
          <w:rFonts w:ascii="Times New Roman" w:cs="Times New Roman" w:eastAsia="Times New Roman" w:hAnsi="Times New Roman"/>
          <w:b w:val="1"/>
          <w:sz w:val="24"/>
          <w:szCs w:val="24"/>
          <w:rtl w:val="0"/>
        </w:rPr>
        <w:t xml:space="preserve">Interac</w:t>
      </w:r>
      <w:r w:rsidDel="00000000" w:rsidR="00000000" w:rsidRPr="00000000">
        <w:rPr>
          <w:rFonts w:ascii="Times New Roman" w:cs="Times New Roman" w:eastAsia="Times New Roman" w:hAnsi="Times New Roman"/>
          <w:sz w:val="24"/>
          <w:szCs w:val="24"/>
          <w:rtl w:val="0"/>
        </w:rPr>
        <w:t xml:space="preserve"> is a simple and safe electronic money transfer system, carried out through a Canadian bank. We send you a link via text or email, and by clicking the secured link, you can deposit the money directly into your bank account. For more information: </w:t>
      </w:r>
      <w:hyperlink r:id="rId10">
        <w:r w:rsidDel="00000000" w:rsidR="00000000" w:rsidRPr="00000000">
          <w:rPr>
            <w:rFonts w:ascii="Times New Roman" w:cs="Times New Roman" w:eastAsia="Times New Roman" w:hAnsi="Times New Roman"/>
            <w:color w:val="0000ff"/>
            <w:sz w:val="24"/>
            <w:szCs w:val="24"/>
            <w:u w:val="single"/>
            <w:rtl w:val="0"/>
          </w:rPr>
          <w:t xml:space="preserve">https://www.interac.ca/fr/consommateur/produits/virement-interac/</w:t>
        </w:r>
      </w:hyperlink>
      <w:r w:rsidDel="00000000" w:rsidR="00000000" w:rsidRPr="00000000">
        <w:rPr>
          <w:rFonts w:ascii="Times New Roman" w:cs="Times New Roman" w:eastAsia="Times New Roman" w:hAnsi="Times New Roman"/>
          <w:color w:val="666666"/>
          <w:sz w:val="24"/>
          <w:szCs w:val="24"/>
          <w:rtl w:val="0"/>
        </w:rPr>
        <w:t xml:space="preserve">). </w:t>
        <w:br w:type="textWrapping"/>
      </w:r>
      <w:r w:rsidDel="00000000" w:rsidR="00000000" w:rsidRPr="00000000">
        <w:rPr>
          <w:rFonts w:ascii="Times New Roman" w:cs="Times New Roman" w:eastAsia="Times New Roman" w:hAnsi="Times New Roman"/>
          <w:color w:val="0070c0"/>
          <w:sz w:val="24"/>
          <w:szCs w:val="24"/>
          <w:rtl w:val="0"/>
        </w:rPr>
        <w:t xml:space="preserve">[</w:t>
      </w:r>
      <w:r w:rsidDel="00000000" w:rsidR="00000000" w:rsidRPr="00000000">
        <w:rPr>
          <w:rFonts w:ascii="Times New Roman" w:cs="Times New Roman" w:eastAsia="Times New Roman" w:hAnsi="Times New Roman"/>
          <w:color w:val="0070c0"/>
          <w:sz w:val="24"/>
          <w:szCs w:val="24"/>
          <w:u w:val="single"/>
          <w:rtl w:val="0"/>
        </w:rPr>
        <w:t xml:space="preserve">programmation</w:t>
      </w:r>
      <w:r w:rsidDel="00000000" w:rsidR="00000000" w:rsidRPr="00000000">
        <w:rPr>
          <w:rFonts w:ascii="Times New Roman" w:cs="Times New Roman" w:eastAsia="Times New Roman" w:hAnsi="Times New Roman"/>
          <w:color w:val="0070c0"/>
          <w:sz w:val="24"/>
          <w:szCs w:val="24"/>
          <w:rtl w:val="0"/>
        </w:rPr>
        <w:t xml:space="preserve">: interac link to open another tab]</w:t>
      </w:r>
    </w:p>
    <w:p w:rsidR="00000000" w:rsidDel="00000000" w:rsidP="00000000" w:rsidRDefault="00000000" w:rsidRPr="00000000" w14:paraId="0000050B">
      <w:pPr>
        <w:spacing w:line="240" w:lineRule="auto"/>
        <w:ind w:left="720" w:firstLine="0"/>
        <w:jc w:val="both"/>
        <w:rPr>
          <w:rFonts w:ascii="Times New Roman" w:cs="Times New Roman" w:eastAsia="Times New Roman" w:hAnsi="Times New Roman"/>
          <w:color w:val="666666"/>
          <w:sz w:val="24"/>
          <w:szCs w:val="24"/>
        </w:rPr>
      </w:pPr>
      <w:r w:rsidDel="00000000" w:rsidR="00000000" w:rsidRPr="00000000">
        <w:rPr>
          <w:rtl w:val="0"/>
        </w:rPr>
      </w:r>
    </w:p>
    <w:p w:rsidR="00000000" w:rsidDel="00000000" w:rsidP="00000000" w:rsidRDefault="00000000" w:rsidRPr="00000000" w14:paraId="0000050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send you the $30, we must ask for your name, last name and your email address OR cellphone number. If you want to receive the $30, please complete the sections below. </w:t>
      </w:r>
    </w:p>
    <w:p w:rsidR="00000000" w:rsidDel="00000000" w:rsidP="00000000" w:rsidRDefault="00000000" w:rsidRPr="00000000" w14:paraId="0000050D">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This information will </w:t>
      </w:r>
      <w:r w:rsidDel="00000000" w:rsidR="00000000" w:rsidRPr="00000000">
        <w:rPr>
          <w:rFonts w:ascii="Times New Roman" w:cs="Times New Roman" w:eastAsia="Times New Roman" w:hAnsi="Times New Roman"/>
          <w:b w:val="1"/>
          <w:sz w:val="24"/>
          <w:szCs w:val="24"/>
          <w:rtl w:val="0"/>
        </w:rPr>
        <w:t xml:space="preserve">NOT </w:t>
      </w:r>
      <w:r w:rsidDel="00000000" w:rsidR="00000000" w:rsidRPr="00000000">
        <w:rPr>
          <w:rFonts w:ascii="Times New Roman" w:cs="Times New Roman" w:eastAsia="Times New Roman" w:hAnsi="Times New Roman"/>
          <w:sz w:val="24"/>
          <w:szCs w:val="24"/>
          <w:rtl w:val="0"/>
        </w:rPr>
        <w:t xml:space="preserve">be linked to your answers in the survey and will be used </w:t>
      </w:r>
      <w:r w:rsidDel="00000000" w:rsidR="00000000" w:rsidRPr="00000000">
        <w:rPr>
          <w:rFonts w:ascii="Times New Roman" w:cs="Times New Roman" w:eastAsia="Times New Roman" w:hAnsi="Times New Roman"/>
          <w:b w:val="1"/>
          <w:sz w:val="24"/>
          <w:szCs w:val="24"/>
          <w:rtl w:val="0"/>
        </w:rPr>
        <w:t xml:space="preserve">once, only</w:t>
      </w:r>
      <w:r w:rsidDel="00000000" w:rsidR="00000000" w:rsidRPr="00000000">
        <w:rPr>
          <w:rFonts w:ascii="Times New Roman" w:cs="Times New Roman" w:eastAsia="Times New Roman" w:hAnsi="Times New Roman"/>
          <w:sz w:val="24"/>
          <w:szCs w:val="24"/>
          <w:rtl w:val="0"/>
        </w:rPr>
        <w:t xml:space="preserve"> to send you the $30)</w:t>
      </w:r>
    </w:p>
    <w:p w:rsidR="00000000" w:rsidDel="00000000" w:rsidP="00000000" w:rsidRDefault="00000000" w:rsidRPr="00000000" w14:paraId="0000050E">
      <w:pPr>
        <w:numPr>
          <w:ilvl w:val="0"/>
          <w:numId w:val="36"/>
        </w:numPr>
        <w:spacing w:line="240" w:lineRule="auto"/>
        <w:ind w:left="720" w:hanging="360"/>
        <w:jc w:val="both"/>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b w:val="1"/>
          <w:sz w:val="24"/>
          <w:szCs w:val="24"/>
          <w:rtl w:val="0"/>
        </w:rPr>
        <w:t xml:space="preserve">Your first 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70c0"/>
          <w:sz w:val="24"/>
          <w:szCs w:val="24"/>
          <w:rtl w:val="0"/>
        </w:rPr>
        <w:t xml:space="preserve">[boîte à remplir] </w:t>
      </w:r>
    </w:p>
    <w:p w:rsidR="00000000" w:rsidDel="00000000" w:rsidP="00000000" w:rsidRDefault="00000000" w:rsidRPr="00000000" w14:paraId="0000050F">
      <w:pPr>
        <w:numPr>
          <w:ilvl w:val="0"/>
          <w:numId w:val="36"/>
        </w:numPr>
        <w:spacing w:line="240" w:lineRule="auto"/>
        <w:ind w:left="720" w:hanging="360"/>
        <w:jc w:val="both"/>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b w:val="1"/>
          <w:sz w:val="24"/>
          <w:szCs w:val="24"/>
          <w:rtl w:val="0"/>
        </w:rPr>
        <w:t xml:space="preserve">Your l</w:t>
      </w:r>
      <w:r w:rsidDel="00000000" w:rsidR="00000000" w:rsidRPr="00000000">
        <w:rPr>
          <w:rFonts w:ascii="Times New Roman" w:cs="Times New Roman" w:eastAsia="Times New Roman" w:hAnsi="Times New Roman"/>
          <w:b w:val="1"/>
          <w:sz w:val="24"/>
          <w:szCs w:val="24"/>
          <w:rtl w:val="0"/>
        </w:rPr>
        <w:t xml:space="preserve">ast </w:t>
      </w:r>
      <w:r w:rsidDel="00000000" w:rsidR="00000000" w:rsidRPr="00000000">
        <w:rPr>
          <w:rFonts w:ascii="Times New Roman" w:cs="Times New Roman" w:eastAsia="Times New Roman" w:hAnsi="Times New Roman"/>
          <w:b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70c0"/>
          <w:sz w:val="24"/>
          <w:szCs w:val="24"/>
          <w:rtl w:val="0"/>
        </w:rPr>
        <w:t xml:space="preserve">[boîte à remplir] </w:t>
      </w:r>
    </w:p>
    <w:p w:rsidR="00000000" w:rsidDel="00000000" w:rsidP="00000000" w:rsidRDefault="00000000" w:rsidRPr="00000000" w14:paraId="00000510">
      <w:pPr>
        <w:numPr>
          <w:ilvl w:val="0"/>
          <w:numId w:val="36"/>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Email address</w:t>
      </w:r>
      <w:r w:rsidDel="00000000" w:rsidR="00000000" w:rsidRPr="00000000">
        <w:rPr>
          <w:rFonts w:ascii="Times New Roman" w:cs="Times New Roman" w:eastAsia="Times New Roman" w:hAnsi="Times New Roman"/>
          <w:sz w:val="24"/>
          <w:szCs w:val="24"/>
          <w:rtl w:val="0"/>
        </w:rPr>
        <w:t xml:space="preserve"> to receive the Interac e-Transfer: </w:t>
      </w:r>
      <w:r w:rsidDel="00000000" w:rsidR="00000000" w:rsidRPr="00000000">
        <w:rPr>
          <w:rFonts w:ascii="Times New Roman" w:cs="Times New Roman" w:eastAsia="Times New Roman" w:hAnsi="Times New Roman"/>
          <w:color w:val="0070c0"/>
          <w:sz w:val="24"/>
          <w:szCs w:val="24"/>
          <w:rtl w:val="0"/>
        </w:rPr>
        <w:t xml:space="preserve">[boîte à remplir] </w:t>
        <w:br w:type="textWrapping"/>
      </w: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0511">
      <w:pPr>
        <w:numPr>
          <w:ilvl w:val="0"/>
          <w:numId w:val="36"/>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Cellphone number</w:t>
      </w:r>
      <w:r w:rsidDel="00000000" w:rsidR="00000000" w:rsidRPr="00000000">
        <w:rPr>
          <w:rFonts w:ascii="Times New Roman" w:cs="Times New Roman" w:eastAsia="Times New Roman" w:hAnsi="Times New Roman"/>
          <w:sz w:val="24"/>
          <w:szCs w:val="24"/>
          <w:rtl w:val="0"/>
        </w:rPr>
        <w:t xml:space="preserve"> to receive the Interac e-Transfer: </w:t>
      </w:r>
      <w:r w:rsidDel="00000000" w:rsidR="00000000" w:rsidRPr="00000000">
        <w:rPr>
          <w:rFonts w:ascii="Times New Roman" w:cs="Times New Roman" w:eastAsia="Times New Roman" w:hAnsi="Times New Roman"/>
          <w:color w:val="0070c0"/>
          <w:sz w:val="24"/>
          <w:szCs w:val="24"/>
          <w:rtl w:val="0"/>
        </w:rPr>
        <w:t xml:space="preserve">[boîte à remplir] </w:t>
      </w:r>
      <w:r w:rsidDel="00000000" w:rsidR="00000000" w:rsidRPr="00000000">
        <w:rPr>
          <w:rtl w:val="0"/>
        </w:rPr>
      </w:r>
    </w:p>
    <w:p w:rsidR="00000000" w:rsidDel="00000000" w:rsidP="00000000" w:rsidRDefault="00000000" w:rsidRPr="00000000" w14:paraId="0000051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Within the next 4 to 6 weeks, you will receive a notification (by email or text message) that you have received an Interac e-Transfer from Université Laval and that you must click on a link to accept the transfer.</w:t>
      </w:r>
    </w:p>
    <w:p w:rsidR="00000000" w:rsidDel="00000000" w:rsidP="00000000" w:rsidRDefault="00000000" w:rsidRPr="00000000" w14:paraId="0000051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 There will be a </w:t>
      </w:r>
      <w:r w:rsidDel="00000000" w:rsidR="00000000" w:rsidRPr="00000000">
        <w:rPr>
          <w:rFonts w:ascii="Times New Roman" w:cs="Times New Roman" w:eastAsia="Times New Roman" w:hAnsi="Times New Roman"/>
          <w:b w:val="1"/>
          <w:sz w:val="24"/>
          <w:szCs w:val="24"/>
          <w:rtl w:val="0"/>
        </w:rPr>
        <w:t xml:space="preserve">security question </w:t>
      </w:r>
      <w:r w:rsidDel="00000000" w:rsidR="00000000" w:rsidRPr="00000000">
        <w:rPr>
          <w:rFonts w:ascii="Times New Roman" w:cs="Times New Roman" w:eastAsia="Times New Roman" w:hAnsi="Times New Roman"/>
          <w:sz w:val="24"/>
          <w:szCs w:val="24"/>
          <w:rtl w:val="0"/>
        </w:rPr>
        <w:t xml:space="preserve">in order to accept the e-transfer. </w:t>
      </w:r>
    </w:p>
    <w:p w:rsidR="00000000" w:rsidDel="00000000" w:rsidP="00000000" w:rsidRDefault="00000000" w:rsidRPr="00000000" w14:paraId="0000051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question will be “the project pertains to the province of ...”, and </w:t>
      </w:r>
    </w:p>
    <w:p w:rsidR="00000000" w:rsidDel="00000000" w:rsidP="00000000" w:rsidRDefault="00000000" w:rsidRPr="00000000" w14:paraId="0000051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sz w:val="24"/>
          <w:szCs w:val="24"/>
          <w:rtl w:val="0"/>
        </w:rPr>
        <w:t xml:space="preserve">response that you must enter is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quebec</w:t>
      </w:r>
      <w:r w:rsidDel="00000000" w:rsidR="00000000" w:rsidRPr="00000000">
        <w:rPr>
          <w:rFonts w:ascii="Times New Roman" w:cs="Times New Roman" w:eastAsia="Times New Roman" w:hAnsi="Times New Roman"/>
          <w:sz w:val="24"/>
          <w:szCs w:val="24"/>
          <w:rtl w:val="0"/>
        </w:rPr>
        <w:t xml:space="preserve">” (lowercase and without an accent). </w:t>
      </w:r>
    </w:p>
    <w:p w:rsidR="00000000" w:rsidDel="00000000" w:rsidP="00000000" w:rsidRDefault="00000000" w:rsidRPr="00000000" w14:paraId="0000051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suggest that you note this information as it is required to receive the e-transfer. </w:t>
      </w:r>
    </w:p>
    <w:p w:rsidR="00000000" w:rsidDel="00000000" w:rsidP="00000000" w:rsidRDefault="00000000" w:rsidRPr="00000000" w14:paraId="0000051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if you wish to participate in the draw to win one of the</w:t>
      </w:r>
      <w:r w:rsidDel="00000000" w:rsidR="00000000" w:rsidRPr="00000000">
        <w:rPr>
          <w:rFonts w:ascii="Times New Roman" w:cs="Times New Roman" w:eastAsia="Times New Roman" w:hAnsi="Times New Roman"/>
          <w:b w:val="1"/>
          <w:sz w:val="24"/>
          <w:szCs w:val="24"/>
          <w:rtl w:val="0"/>
        </w:rPr>
        <w:t xml:space="preserve"> three $100 gift cards</w:t>
      </w:r>
      <w:r w:rsidDel="00000000" w:rsidR="00000000" w:rsidRPr="00000000">
        <w:rPr>
          <w:rFonts w:ascii="Times New Roman" w:cs="Times New Roman" w:eastAsia="Times New Roman" w:hAnsi="Times New Roman"/>
          <w:sz w:val="24"/>
          <w:szCs w:val="24"/>
          <w:rtl w:val="0"/>
        </w:rPr>
        <w:t xml:space="preserve"> offered to the survey participants, please indicate your email address: </w:t>
      </w:r>
    </w:p>
    <w:p w:rsidR="00000000" w:rsidDel="00000000" w:rsidP="00000000" w:rsidRDefault="00000000" w:rsidRPr="00000000" w14:paraId="0000051B">
      <w:pPr>
        <w:numPr>
          <w:ilvl w:val="0"/>
          <w:numId w:val="6"/>
        </w:numPr>
        <w:spacing w:line="240" w:lineRule="auto"/>
        <w:ind w:left="720" w:hanging="360"/>
        <w:rPr>
          <w:color w:val="0070c0"/>
          <w:sz w:val="24"/>
          <w:szCs w:val="24"/>
        </w:rPr>
      </w:pPr>
      <w:r w:rsidDel="00000000" w:rsidR="00000000" w:rsidRPr="00000000">
        <w:rPr>
          <w:rFonts w:ascii="Times New Roman" w:cs="Times New Roman" w:eastAsia="Times New Roman" w:hAnsi="Times New Roman"/>
          <w:color w:val="0070c0"/>
          <w:sz w:val="24"/>
          <w:szCs w:val="24"/>
          <w:rtl w:val="0"/>
        </w:rPr>
        <w:t xml:space="preserve">[boîte à remplir].</w:t>
      </w:r>
    </w:p>
    <w:p w:rsidR="00000000" w:rsidDel="00000000" w:rsidP="00000000" w:rsidRDefault="00000000" w:rsidRPr="00000000" w14:paraId="0000051C">
      <w:pPr>
        <w:spacing w:line="240" w:lineRule="auto"/>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51D">
      <w:pPr>
        <w:spacing w:line="240" w:lineRule="auto"/>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b w:val="1"/>
          <w:color w:val="0070c0"/>
          <w:sz w:val="24"/>
          <w:szCs w:val="24"/>
          <w:rtl w:val="0"/>
        </w:rPr>
        <w:t xml:space="preserve">[page suivante]</w:t>
      </w:r>
      <w:r w:rsidDel="00000000" w:rsidR="00000000" w:rsidRPr="00000000">
        <w:rPr>
          <w:rtl w:val="0"/>
        </w:rPr>
      </w:r>
    </w:p>
    <w:p w:rsidR="00000000" w:rsidDel="00000000" w:rsidP="00000000" w:rsidRDefault="00000000" w:rsidRPr="00000000" w14:paraId="0000051E">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Do you agree to be contacted again to participate in an interview related </w:t>
      </w:r>
      <w:r w:rsidDel="00000000" w:rsidR="00000000" w:rsidRPr="00000000">
        <w:rPr>
          <w:rFonts w:ascii="Times New Roman" w:cs="Times New Roman" w:eastAsia="Times New Roman" w:hAnsi="Times New Roman"/>
          <w:b w:val="1"/>
          <w:sz w:val="24"/>
          <w:szCs w:val="24"/>
          <w:rtl w:val="0"/>
        </w:rPr>
        <w:t xml:space="preserve">to the project</w:t>
      </w:r>
      <w:r w:rsidDel="00000000" w:rsidR="00000000" w:rsidRPr="00000000">
        <w:rPr>
          <w:rFonts w:ascii="Times New Roman" w:cs="Times New Roman" w:eastAsia="Times New Roman" w:hAnsi="Times New Roman"/>
          <w:b w:val="1"/>
          <w:sz w:val="24"/>
          <w:szCs w:val="24"/>
          <w:rtl w:val="0"/>
        </w:rPr>
        <w:t xml:space="preserve"> in the next year? </w:t>
      </w:r>
    </w:p>
    <w:p w:rsidR="00000000" w:rsidDel="00000000" w:rsidP="00000000" w:rsidRDefault="00000000" w:rsidRPr="00000000" w14:paraId="0000051F">
      <w:pPr>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20">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 will offer you a sum of money ($20) to thank you for your participation and a chance to win a $50 gift card for your family.</w:t>
      </w:r>
    </w:p>
    <w:p w:rsidR="00000000" w:rsidDel="00000000" w:rsidP="00000000" w:rsidRDefault="00000000" w:rsidRPr="00000000" w14:paraId="00000521">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your information: Agreeing to be contacted again does not compel you in any way to participate in a future interview: we will simply send you the information and you will be able to decide at that moment whether or not you wish to participate). </w:t>
      </w:r>
    </w:p>
    <w:p w:rsidR="00000000" w:rsidDel="00000000" w:rsidP="00000000" w:rsidRDefault="00000000" w:rsidRPr="00000000" w14:paraId="00000522">
      <w:pPr>
        <w:numPr>
          <w:ilvl w:val="0"/>
          <w:numId w:val="23"/>
        </w:numPr>
        <w:spacing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Yes, I would like to be contacted again for an interview: </w:t>
      </w:r>
    </w:p>
    <w:p w:rsidR="00000000" w:rsidDel="00000000" w:rsidP="00000000" w:rsidRDefault="00000000" w:rsidRPr="00000000" w14:paraId="00000523">
      <w:pPr>
        <w:spacing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70c0"/>
          <w:sz w:val="24"/>
          <w:szCs w:val="24"/>
          <w:rtl w:val="0"/>
        </w:rPr>
        <w:t xml:space="preserve">[SI oui]</w:t>
      </w:r>
      <w:r w:rsidDel="00000000" w:rsidR="00000000" w:rsidRPr="00000000">
        <w:rPr>
          <w:rFonts w:ascii="Times New Roman" w:cs="Times New Roman" w:eastAsia="Times New Roman" w:hAnsi="Times New Roman"/>
          <w:color w:val="0070c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Please let us know your email address so we can send you information. </w:t>
      </w:r>
    </w:p>
    <w:p w:rsidR="00000000" w:rsidDel="00000000" w:rsidP="00000000" w:rsidRDefault="00000000" w:rsidRPr="00000000" w14:paraId="00000524">
      <w:pPr>
        <w:spacing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address: </w:t>
      </w:r>
      <w:r w:rsidDel="00000000" w:rsidR="00000000" w:rsidRPr="00000000">
        <w:rPr>
          <w:rFonts w:ascii="Times New Roman" w:cs="Times New Roman" w:eastAsia="Times New Roman" w:hAnsi="Times New Roman"/>
          <w:color w:val="0070c0"/>
          <w:sz w:val="24"/>
          <w:szCs w:val="24"/>
          <w:rtl w:val="0"/>
        </w:rPr>
        <w:t xml:space="preserve">[boîte à remplir] </w:t>
      </w:r>
      <w:r w:rsidDel="00000000" w:rsidR="00000000" w:rsidRPr="00000000">
        <w:rPr>
          <w:rtl w:val="0"/>
        </w:rPr>
      </w:r>
    </w:p>
    <w:p w:rsidR="00000000" w:rsidDel="00000000" w:rsidP="00000000" w:rsidRDefault="00000000" w:rsidRPr="00000000" w14:paraId="00000525">
      <w:pPr>
        <w:numPr>
          <w:ilvl w:val="0"/>
          <w:numId w:val="10"/>
        </w:numP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 do not want to be contacted for an interview</w:t>
      </w:r>
      <w:r w:rsidDel="00000000" w:rsidR="00000000" w:rsidRPr="00000000">
        <w:rPr>
          <w:rtl w:val="0"/>
        </w:rPr>
      </w:r>
    </w:p>
    <w:p w:rsidR="00000000" w:rsidDel="00000000" w:rsidP="00000000" w:rsidRDefault="00000000" w:rsidRPr="00000000" w14:paraId="00000526">
      <w:pPr>
        <w:spacing w:line="240" w:lineRule="auto"/>
        <w:ind w:left="0" w:firstLine="0"/>
        <w:jc w:val="both"/>
        <w:rPr/>
      </w:pPr>
      <w:r w:rsidDel="00000000" w:rsidR="00000000" w:rsidRPr="00000000">
        <w:rPr>
          <w:rtl w:val="0"/>
        </w:rPr>
      </w:r>
    </w:p>
    <w:p w:rsidR="00000000" w:rsidDel="00000000" w:rsidP="00000000" w:rsidRDefault="00000000" w:rsidRPr="00000000" w14:paraId="00000527">
      <w:pPr>
        <w:jc w:val="both"/>
        <w:rPr>
          <w:b w:val="1"/>
          <w:color w:val="0070c0"/>
          <w:sz w:val="30"/>
          <w:szCs w:val="30"/>
          <w:highlight w:val="yellow"/>
          <w:u w:val="single"/>
        </w:rPr>
      </w:pPr>
      <w:r w:rsidDel="00000000" w:rsidR="00000000" w:rsidRPr="00000000">
        <w:rPr>
          <w:b w:val="1"/>
          <w:color w:val="0070c0"/>
          <w:rtl w:val="0"/>
        </w:rPr>
        <w:t xml:space="preserve">[</w:t>
      </w:r>
      <w:r w:rsidDel="00000000" w:rsidR="00000000" w:rsidRPr="00000000">
        <w:rPr>
          <w:b w:val="1"/>
          <w:color w:val="0070c0"/>
          <w:u w:val="single"/>
          <w:rtl w:val="0"/>
        </w:rPr>
        <w:t xml:space="preserve">SI enfant de + de 14 ans]</w:t>
      </w:r>
      <w:r w:rsidDel="00000000" w:rsidR="00000000" w:rsidRPr="00000000">
        <w:rPr>
          <w:b w:val="1"/>
          <w:color w:val="0070c0"/>
          <w:rtl w:val="0"/>
        </w:rPr>
        <w:t xml:space="preserve"> </w:t>
      </w:r>
      <w:r w:rsidDel="00000000" w:rsidR="00000000" w:rsidRPr="00000000">
        <w:rPr>
          <w:rtl w:val="0"/>
        </w:rPr>
      </w:r>
    </w:p>
    <w:p w:rsidR="00000000" w:rsidDel="00000000" w:rsidP="00000000" w:rsidRDefault="00000000" w:rsidRPr="00000000" w14:paraId="00000528">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And, do you agree to be contacted again to give the opportunity to </w:t>
      </w:r>
      <w:r w:rsidDel="00000000" w:rsidR="00000000" w:rsidRPr="00000000">
        <w:rPr>
          <w:rFonts w:ascii="Times New Roman" w:cs="Times New Roman" w:eastAsia="Times New Roman" w:hAnsi="Times New Roman"/>
          <w:b w:val="1"/>
          <w:sz w:val="24"/>
          <w:szCs w:val="24"/>
          <w:u w:val="single"/>
          <w:rtl w:val="0"/>
        </w:rPr>
        <w:t xml:space="preserve">your child who is 14 years or older </w:t>
      </w:r>
      <w:r w:rsidDel="00000000" w:rsidR="00000000" w:rsidRPr="00000000">
        <w:rPr>
          <w:rFonts w:ascii="Times New Roman" w:cs="Times New Roman" w:eastAsia="Times New Roman" w:hAnsi="Times New Roman"/>
          <w:b w:val="1"/>
          <w:sz w:val="24"/>
          <w:szCs w:val="24"/>
          <w:rtl w:val="0"/>
        </w:rPr>
        <w:t xml:space="preserve">to participate in a short survey within the next year? </w:t>
      </w:r>
    </w:p>
    <w:p w:rsidR="00000000" w:rsidDel="00000000" w:rsidP="00000000" w:rsidRDefault="00000000" w:rsidRPr="00000000" w14:paraId="00000529">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 will offer him/her a sum of money ($20) and a chance to win a $50 gift card, to thank him/ her for their participation.</w:t>
      </w:r>
    </w:p>
    <w:p w:rsidR="00000000" w:rsidDel="00000000" w:rsidP="00000000" w:rsidRDefault="00000000" w:rsidRPr="00000000" w14:paraId="0000052A">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your information: Agreeing to be contacted again does not compel your child in any way to participate in a future survey: we will simply send you the information and you will be able to decide at that moment whether or not you want your child to participate). </w:t>
      </w:r>
    </w:p>
    <w:p w:rsidR="00000000" w:rsidDel="00000000" w:rsidP="00000000" w:rsidRDefault="00000000" w:rsidRPr="00000000" w14:paraId="0000052B">
      <w:pPr>
        <w:numPr>
          <w:ilvl w:val="0"/>
          <w:numId w:val="44"/>
        </w:numPr>
        <w:spacing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Yes, I would like to be contacted again about a survey for my child </w:t>
      </w:r>
    </w:p>
    <w:p w:rsidR="00000000" w:rsidDel="00000000" w:rsidP="00000000" w:rsidRDefault="00000000" w:rsidRPr="00000000" w14:paraId="0000052C">
      <w:pPr>
        <w:spacing w:line="240" w:lineRule="auto"/>
        <w:ind w:left="1440" w:firstLine="0"/>
        <w:jc w:val="both"/>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b w:val="1"/>
          <w:color w:val="0070c0"/>
          <w:sz w:val="24"/>
          <w:szCs w:val="24"/>
          <w:rtl w:val="0"/>
        </w:rPr>
        <w:t xml:space="preserve">[SI oui]</w:t>
      </w:r>
      <w:r w:rsidDel="00000000" w:rsidR="00000000" w:rsidRPr="00000000">
        <w:rPr>
          <w:rFonts w:ascii="Times New Roman" w:cs="Times New Roman" w:eastAsia="Times New Roman" w:hAnsi="Times New Roman"/>
          <w:color w:val="0070c0"/>
          <w:sz w:val="24"/>
          <w:szCs w:val="24"/>
          <w:rtl w:val="0"/>
        </w:rPr>
        <w:t xml:space="preserve"> </w:t>
      </w:r>
    </w:p>
    <w:p w:rsidR="00000000" w:rsidDel="00000000" w:rsidP="00000000" w:rsidRDefault="00000000" w:rsidRPr="00000000" w14:paraId="0000052D">
      <w:pPr>
        <w:spacing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let us know your email address so we can send you information. </w:t>
      </w:r>
    </w:p>
    <w:p w:rsidR="00000000" w:rsidDel="00000000" w:rsidP="00000000" w:rsidRDefault="00000000" w:rsidRPr="00000000" w14:paraId="0000052E">
      <w:pPr>
        <w:spacing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address: </w:t>
      </w:r>
      <w:r w:rsidDel="00000000" w:rsidR="00000000" w:rsidRPr="00000000">
        <w:rPr>
          <w:rFonts w:ascii="Times New Roman" w:cs="Times New Roman" w:eastAsia="Times New Roman" w:hAnsi="Times New Roman"/>
          <w:color w:val="0070c0"/>
          <w:sz w:val="24"/>
          <w:szCs w:val="24"/>
          <w:rtl w:val="0"/>
        </w:rPr>
        <w:t xml:space="preserve">[boîte à remplir] </w:t>
      </w:r>
      <w:r w:rsidDel="00000000" w:rsidR="00000000" w:rsidRPr="00000000">
        <w:rPr>
          <w:rtl w:val="0"/>
        </w:rPr>
      </w:r>
    </w:p>
    <w:p w:rsidR="00000000" w:rsidDel="00000000" w:rsidP="00000000" w:rsidRDefault="00000000" w:rsidRPr="00000000" w14:paraId="0000052F">
      <w:pPr>
        <w:numPr>
          <w:ilvl w:val="0"/>
          <w:numId w:val="10"/>
        </w:numP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 do not want to be contacted about a survey for my child</w:t>
      </w:r>
      <w:r w:rsidDel="00000000" w:rsidR="00000000" w:rsidRPr="00000000">
        <w:rPr>
          <w:rtl w:val="0"/>
        </w:rPr>
      </w:r>
    </w:p>
    <w:p w:rsidR="00000000" w:rsidDel="00000000" w:rsidP="00000000" w:rsidRDefault="00000000" w:rsidRPr="00000000" w14:paraId="00000530">
      <w:pPr>
        <w:spacing w:line="240" w:lineRule="auto"/>
        <w:jc w:val="both"/>
        <w:rPr/>
      </w:pPr>
      <w:r w:rsidDel="00000000" w:rsidR="00000000" w:rsidRPr="00000000">
        <w:rPr>
          <w:rtl w:val="0"/>
        </w:rPr>
      </w:r>
    </w:p>
    <w:p w:rsidR="00000000" w:rsidDel="00000000" w:rsidP="00000000" w:rsidRDefault="00000000" w:rsidRPr="00000000" w14:paraId="00000531">
      <w:pPr>
        <w:jc w:val="both"/>
        <w:rPr>
          <w:b w:val="1"/>
        </w:rPr>
      </w:pPr>
      <w:r w:rsidDel="00000000" w:rsidR="00000000" w:rsidRPr="00000000">
        <w:rPr>
          <w:rtl w:val="0"/>
        </w:rPr>
      </w:r>
    </w:p>
    <w:p w:rsidR="00000000" w:rsidDel="00000000" w:rsidP="00000000" w:rsidRDefault="00000000" w:rsidRPr="00000000" w14:paraId="00000532">
      <w:pPr>
        <w:jc w:val="both"/>
        <w:rPr>
          <w:b w:val="1"/>
        </w:rPr>
      </w:pPr>
      <w:r w:rsidDel="00000000" w:rsidR="00000000" w:rsidRPr="00000000">
        <w:rPr>
          <w:rtl w:val="0"/>
        </w:rPr>
      </w:r>
    </w:p>
    <w:p w:rsidR="00000000" w:rsidDel="00000000" w:rsidP="00000000" w:rsidRDefault="00000000" w:rsidRPr="00000000" w14:paraId="0000053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any questions about the survey or the payment, don’t hesitate to contact us : </w:t>
      </w:r>
    </w:p>
    <w:p w:rsidR="00000000" w:rsidDel="00000000" w:rsidP="00000000" w:rsidRDefault="00000000" w:rsidRPr="00000000" w14:paraId="00000534">
      <w:pPr>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35">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Juliette Samson</w:t>
      </w:r>
    </w:p>
    <w:p w:rsidR="00000000" w:rsidDel="00000000" w:rsidP="00000000" w:rsidRDefault="00000000" w:rsidRPr="00000000" w14:paraId="00000536">
      <w:pPr>
        <w:spacing w:line="240" w:lineRule="auto"/>
        <w:jc w:val="both"/>
        <w:rPr>
          <w:rFonts w:ascii="Times New Roman" w:cs="Times New Roman" w:eastAsia="Times New Roman" w:hAnsi="Times New Roman"/>
          <w:b w:val="1"/>
          <w:color w:val="189aa4"/>
          <w:sz w:val="24"/>
          <w:szCs w:val="24"/>
        </w:rPr>
      </w:pPr>
      <w:r w:rsidDel="00000000" w:rsidR="00000000" w:rsidRPr="00000000">
        <w:rPr>
          <w:rFonts w:ascii="Times New Roman" w:cs="Times New Roman" w:eastAsia="Times New Roman" w:hAnsi="Times New Roman"/>
          <w:sz w:val="24"/>
          <w:szCs w:val="24"/>
          <w:rtl w:val="0"/>
        </w:rPr>
        <w:t xml:space="preserve">Coordinator - Project</w:t>
      </w:r>
      <w:r w:rsidDel="00000000" w:rsidR="00000000" w:rsidRPr="00000000">
        <w:rPr>
          <w:rFonts w:ascii="Times New Roman" w:cs="Times New Roman" w:eastAsia="Times New Roman" w:hAnsi="Times New Roman"/>
          <w:color w:val="ff6600"/>
          <w:sz w:val="24"/>
          <w:szCs w:val="24"/>
          <w:rtl w:val="0"/>
        </w:rPr>
        <w:t xml:space="preserve"> </w:t>
      </w:r>
      <w:r w:rsidDel="00000000" w:rsidR="00000000" w:rsidRPr="00000000">
        <w:rPr>
          <w:rFonts w:ascii="Times New Roman" w:cs="Times New Roman" w:eastAsia="Times New Roman" w:hAnsi="Times New Roman"/>
          <w:b w:val="1"/>
          <w:color w:val="189aa4"/>
          <w:sz w:val="24"/>
          <w:szCs w:val="24"/>
          <w:rtl w:val="0"/>
        </w:rPr>
        <w:t xml:space="preserve">My Opinions and Experiences in Quebec</w:t>
      </w:r>
    </w:p>
    <w:p w:rsidR="00000000" w:rsidDel="00000000" w:rsidP="00000000" w:rsidRDefault="00000000" w:rsidRPr="00000000" w14:paraId="0000053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Université Laval</w:t>
      </w:r>
    </w:p>
    <w:p w:rsidR="00000000" w:rsidDel="00000000" w:rsidP="00000000" w:rsidRDefault="00000000" w:rsidRPr="00000000" w14:paraId="00000538">
      <w:pPr>
        <w:spacing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Email: </w:t>
      </w:r>
      <w:r w:rsidDel="00000000" w:rsidR="00000000" w:rsidRPr="00000000">
        <w:rPr>
          <w:rFonts w:ascii="Times New Roman" w:cs="Times New Roman" w:eastAsia="Times New Roman" w:hAnsi="Times New Roman"/>
          <w:color w:val="0000ff"/>
          <w:sz w:val="24"/>
          <w:szCs w:val="24"/>
          <w:rtl w:val="0"/>
        </w:rPr>
        <w:t xml:space="preserve">opinions.experiences@pol.ulaval.ca</w:t>
      </w:r>
    </w:p>
    <w:p w:rsidR="00000000" w:rsidDel="00000000" w:rsidP="00000000" w:rsidRDefault="00000000" w:rsidRPr="00000000" w14:paraId="0000053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Telephone: 367 382 6652</w:t>
      </w:r>
    </w:p>
    <w:p w:rsidR="00000000" w:rsidDel="00000000" w:rsidP="00000000" w:rsidRDefault="00000000" w:rsidRPr="00000000" w14:paraId="0000053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B">
      <w:pPr>
        <w:spacing w:line="240" w:lineRule="auto"/>
        <w:rPr>
          <w:rFonts w:ascii="Times New Roman" w:cs="Times New Roman" w:eastAsia="Times New Roman" w:hAnsi="Times New Roman"/>
          <w:b w:val="1"/>
          <w:color w:val="0070c0"/>
          <w:sz w:val="24"/>
          <w:szCs w:val="24"/>
        </w:rPr>
      </w:pPr>
      <w:r w:rsidDel="00000000" w:rsidR="00000000" w:rsidRPr="00000000">
        <w:rPr>
          <w:rFonts w:ascii="Times New Roman" w:cs="Times New Roman" w:eastAsia="Times New Roman" w:hAnsi="Times New Roman"/>
          <w:b w:val="1"/>
          <w:color w:val="0070c0"/>
          <w:sz w:val="24"/>
          <w:szCs w:val="24"/>
          <w:rtl w:val="0"/>
        </w:rPr>
        <w:t xml:space="preserve">[page suivante]</w:t>
      </w:r>
    </w:p>
    <w:p w:rsidR="00000000" w:rsidDel="00000000" w:rsidP="00000000" w:rsidRDefault="00000000" w:rsidRPr="00000000" w14:paraId="0000053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would like information on </w:t>
      </w:r>
      <w:r w:rsidDel="00000000" w:rsidR="00000000" w:rsidRPr="00000000">
        <w:rPr>
          <w:rFonts w:ascii="Times New Roman" w:cs="Times New Roman" w:eastAsia="Times New Roman" w:hAnsi="Times New Roman"/>
          <w:b w:val="1"/>
          <w:sz w:val="24"/>
          <w:szCs w:val="24"/>
          <w:rtl w:val="0"/>
        </w:rPr>
        <w:t xml:space="preserve">health and support services</w:t>
      </w:r>
      <w:r w:rsidDel="00000000" w:rsidR="00000000" w:rsidRPr="00000000">
        <w:rPr>
          <w:rFonts w:ascii="Times New Roman" w:cs="Times New Roman" w:eastAsia="Times New Roman" w:hAnsi="Times New Roman"/>
          <w:sz w:val="24"/>
          <w:szCs w:val="24"/>
          <w:rtl w:val="0"/>
        </w:rPr>
        <w:t xml:space="preserve"> in Quebec, you can click here:</w:t>
      </w:r>
    </w:p>
    <w:p w:rsidR="00000000" w:rsidDel="00000000" w:rsidP="00000000" w:rsidRDefault="00000000" w:rsidRPr="00000000" w14:paraId="0000053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Family and personal support [url : </w:t>
      </w:r>
      <w:hyperlink r:id="rId11">
        <w:r w:rsidDel="00000000" w:rsidR="00000000" w:rsidRPr="00000000">
          <w:rPr>
            <w:rFonts w:ascii="Times New Roman" w:cs="Times New Roman" w:eastAsia="Times New Roman" w:hAnsi="Times New Roman"/>
            <w:color w:val="1155cc"/>
            <w:sz w:val="24"/>
            <w:szCs w:val="24"/>
            <w:u w:val="single"/>
            <w:rtl w:val="0"/>
          </w:rPr>
          <w:t xml:space="preserve">https://www.quebec.ca/famille-et-soutien-aux-personnes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a health resource [url : </w:t>
      </w:r>
      <w:hyperlink r:id="rId12">
        <w:r w:rsidDel="00000000" w:rsidR="00000000" w:rsidRPr="00000000">
          <w:rPr>
            <w:rFonts w:ascii="Times New Roman" w:cs="Times New Roman" w:eastAsia="Times New Roman" w:hAnsi="Times New Roman"/>
            <w:color w:val="1155cc"/>
            <w:sz w:val="24"/>
            <w:szCs w:val="24"/>
            <w:u w:val="single"/>
            <w:rtl w:val="0"/>
          </w:rPr>
          <w:t xml:space="preserve">https://www.quebec.ca/sante/trouver-une-ressource</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4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mental health services [url: </w:t>
      </w:r>
      <w:hyperlink r:id="rId13">
        <w:r w:rsidDel="00000000" w:rsidR="00000000" w:rsidRPr="00000000">
          <w:rPr>
            <w:rFonts w:ascii="Times New Roman" w:cs="Times New Roman" w:eastAsia="Times New Roman" w:hAnsi="Times New Roman"/>
            <w:color w:val="1155cc"/>
            <w:sz w:val="24"/>
            <w:szCs w:val="24"/>
            <w:u w:val="single"/>
            <w:rtl w:val="0"/>
          </w:rPr>
          <w:t xml:space="preserve">https://www.quebec.ca/sante/conseils-et-prevention/sante-mentale/acces-services-sante-mentale</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4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you can call: Info-santé at 811 or at 211.</w:t>
      </w:r>
    </w:p>
    <w:p w:rsidR="00000000" w:rsidDel="00000000" w:rsidP="00000000" w:rsidRDefault="00000000" w:rsidRPr="00000000" w14:paraId="0000054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survey is now over! </w:t>
      </w:r>
    </w:p>
    <w:p w:rsidR="00000000" w:rsidDel="00000000" w:rsidP="00000000" w:rsidRDefault="00000000" w:rsidRPr="00000000" w14:paraId="0000054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for your participation!</w:t>
      </w:r>
    </w:p>
    <w:p w:rsidR="00000000" w:rsidDel="00000000" w:rsidP="00000000" w:rsidRDefault="00000000" w:rsidRPr="00000000" w14:paraId="0000054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9">
      <w:pPr>
        <w:spacing w:line="240" w:lineRule="auto"/>
        <w:rPr/>
      </w:pPr>
      <w:r w:rsidDel="00000000" w:rsidR="00000000" w:rsidRPr="00000000">
        <w:rPr>
          <w:rFonts w:ascii="Times New Roman" w:cs="Times New Roman" w:eastAsia="Times New Roman" w:hAnsi="Times New Roman"/>
          <w:sz w:val="24"/>
          <w:szCs w:val="24"/>
          <w:rtl w:val="0"/>
        </w:rPr>
        <w:t xml:space="preserve">You may now close this window.</w:t>
      </w:r>
      <w:r w:rsidDel="00000000" w:rsidR="00000000" w:rsidRPr="00000000">
        <w:rPr>
          <w:rtl w:val="0"/>
        </w:rPr>
      </w:r>
    </w:p>
    <w:p w:rsidR="00000000" w:rsidDel="00000000" w:rsidP="00000000" w:rsidRDefault="00000000" w:rsidRPr="00000000" w14:paraId="0000054A">
      <w:pPr>
        <w:spacing w:line="240" w:lineRule="auto"/>
        <w:rPr>
          <w:rFonts w:ascii="Cambria" w:cs="Cambria" w:eastAsia="Cambria" w:hAnsi="Cambria"/>
          <w:sz w:val="24"/>
          <w:szCs w:val="24"/>
        </w:rPr>
      </w:pPr>
      <w:r w:rsidDel="00000000" w:rsidR="00000000" w:rsidRPr="00000000">
        <w:rPr>
          <w:rtl w:val="0"/>
        </w:rPr>
      </w:r>
    </w:p>
    <w:sectPr>
      <w:footerReference r:id="rId14" w:type="default"/>
      <w:footerReference r:id="rId15"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mbria"/>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Wingdings"/>
  <w:font w:name="Cambria Math">
    <w:embedRegular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4B">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4C">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4D">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4E">
    <w:pPr>
      <w:tabs>
        <w:tab w:val="center" w:leader="none" w:pos="4320"/>
        <w:tab w:val="right" w:leader="none" w:pos="8640"/>
      </w:tabs>
      <w:spacing w:line="240" w:lineRule="auto"/>
      <w:ind w:left="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0">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1">
    <w:lvl w:ilvl="0">
      <w:start w:val="0"/>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Titre1">
    <w:name w:val="heading 1"/>
    <w:basedOn w:val="Normal"/>
    <w:next w:val="Normal"/>
    <w:uiPriority w:val="9"/>
    <w:qFormat w:val="1"/>
    <w:pPr>
      <w:keepNext w:val="1"/>
      <w:keepLines w:val="1"/>
      <w:spacing w:after="120" w:before="400"/>
      <w:outlineLvl w:val="0"/>
    </w:pPr>
    <w:rPr>
      <w:sz w:val="40"/>
      <w:szCs w:val="40"/>
    </w:rPr>
  </w:style>
  <w:style w:type="paragraph" w:styleId="Titre2">
    <w:name w:val="heading 2"/>
    <w:basedOn w:val="Normal"/>
    <w:next w:val="Normal"/>
    <w:uiPriority w:val="9"/>
    <w:unhideWhenUsed w:val="1"/>
    <w:qFormat w:val="1"/>
    <w:pPr>
      <w:keepNext w:val="1"/>
      <w:keepLines w:val="1"/>
      <w:spacing w:after="120" w:before="360"/>
      <w:outlineLvl w:val="1"/>
    </w:pPr>
    <w:rPr>
      <w:sz w:val="32"/>
      <w:szCs w:val="32"/>
    </w:rPr>
  </w:style>
  <w:style w:type="paragraph" w:styleId="Titre3">
    <w:name w:val="heading 3"/>
    <w:basedOn w:val="Normal"/>
    <w:next w:val="Normal"/>
    <w:uiPriority w:val="9"/>
    <w:unhideWhenUsed w:val="1"/>
    <w:qFormat w:val="1"/>
    <w:pPr>
      <w:keepNext w:val="1"/>
      <w:keepLines w:val="1"/>
      <w:spacing w:after="80" w:before="320"/>
      <w:outlineLvl w:val="2"/>
    </w:pPr>
    <w:rPr>
      <w:color w:val="434343"/>
      <w:sz w:val="28"/>
      <w:szCs w:val="28"/>
    </w:rPr>
  </w:style>
  <w:style w:type="paragraph" w:styleId="Titre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Titre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Titre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itre">
    <w:name w:val="Title"/>
    <w:basedOn w:val="Normal"/>
    <w:next w:val="Normal"/>
    <w:uiPriority w:val="10"/>
    <w:qFormat w:val="1"/>
    <w:pPr>
      <w:keepNext w:val="1"/>
      <w:keepLines w:val="1"/>
      <w:spacing w:after="60"/>
    </w:pPr>
    <w:rPr>
      <w:sz w:val="52"/>
      <w:szCs w:val="52"/>
    </w:rPr>
  </w:style>
  <w:style w:type="paragraph" w:styleId="Sous-titre">
    <w:name w:val="Subtitle"/>
    <w:basedOn w:val="Normal"/>
    <w:next w:val="Normal"/>
    <w:uiPriority w:val="11"/>
    <w:qFormat w:val="1"/>
    <w:pPr>
      <w:keepNext w:val="1"/>
      <w:keepLines w:val="1"/>
      <w:spacing w:after="320"/>
    </w:pPr>
    <w:rPr>
      <w:color w:val="666666"/>
      <w:sz w:val="30"/>
      <w:szCs w:val="30"/>
    </w:rPr>
  </w:style>
  <w:style w:type="paragraph" w:styleId="Commentaire">
    <w:name w:val="annotation text"/>
    <w:basedOn w:val="Normal"/>
    <w:link w:val="CommentaireCar"/>
    <w:uiPriority w:val="99"/>
    <w:semiHidden w:val="1"/>
    <w:unhideWhenUsed w:val="1"/>
    <w:pPr>
      <w:spacing w:line="240" w:lineRule="auto"/>
    </w:pPr>
    <w:rPr>
      <w:sz w:val="20"/>
      <w:szCs w:val="20"/>
    </w:rPr>
  </w:style>
  <w:style w:type="character" w:styleId="CommentaireCar" w:customStyle="1">
    <w:name w:val="Commentaire Car"/>
    <w:basedOn w:val="Policepardfaut"/>
    <w:link w:val="Commentaire"/>
    <w:uiPriority w:val="99"/>
    <w:semiHidden w:val="1"/>
    <w:rPr>
      <w:sz w:val="20"/>
      <w:szCs w:val="20"/>
    </w:rPr>
  </w:style>
  <w:style w:type="character" w:styleId="Marquedecommentaire">
    <w:name w:val="annotation reference"/>
    <w:basedOn w:val="Policepardfaut"/>
    <w:uiPriority w:val="99"/>
    <w:semiHidden w:val="1"/>
    <w:unhideWhenUsed w:val="1"/>
    <w:rPr>
      <w:sz w:val="16"/>
      <w:szCs w:val="16"/>
    </w:rPr>
  </w:style>
  <w:style w:type="paragraph" w:styleId="Paragraphedeliste">
    <w:name w:val="List Paragraph"/>
    <w:basedOn w:val="Normal"/>
    <w:uiPriority w:val="34"/>
    <w:qFormat w:val="1"/>
    <w:rsid w:val="009619D2"/>
    <w:pPr>
      <w:ind w:left="720"/>
      <w:contextualSpacing w:val="1"/>
    </w:pPr>
  </w:style>
  <w:style w:type="paragraph" w:styleId="Objetducommentaire">
    <w:name w:val="annotation subject"/>
    <w:basedOn w:val="Commentaire"/>
    <w:next w:val="Commentaire"/>
    <w:link w:val="ObjetducommentaireCar"/>
    <w:uiPriority w:val="99"/>
    <w:semiHidden w:val="1"/>
    <w:unhideWhenUsed w:val="1"/>
    <w:rsid w:val="003E4A48"/>
    <w:rPr>
      <w:b w:val="1"/>
      <w:bCs w:val="1"/>
    </w:rPr>
  </w:style>
  <w:style w:type="character" w:styleId="ObjetducommentaireCar" w:customStyle="1">
    <w:name w:val="Objet du commentaire Car"/>
    <w:basedOn w:val="CommentaireCar"/>
    <w:link w:val="Objetducommentaire"/>
    <w:uiPriority w:val="99"/>
    <w:semiHidden w:val="1"/>
    <w:rsid w:val="003E4A48"/>
    <w:rPr>
      <w:b w:val="1"/>
      <w:bCs w:val="1"/>
      <w:sz w:val="20"/>
      <w:szCs w:val="20"/>
    </w:rPr>
  </w:style>
  <w:style w:type="table" w:styleId="Grilledutableau">
    <w:name w:val="Table Grid"/>
    <w:basedOn w:val="TableauNormal"/>
    <w:uiPriority w:val="39"/>
    <w:rsid w:val="00FB1BBE"/>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depage">
    <w:name w:val="footer"/>
    <w:basedOn w:val="Normal"/>
    <w:link w:val="PieddepageCar"/>
    <w:uiPriority w:val="99"/>
    <w:unhideWhenUsed w:val="1"/>
    <w:rsid w:val="00E61037"/>
    <w:pPr>
      <w:tabs>
        <w:tab w:val="center" w:pos="4320"/>
        <w:tab w:val="right" w:pos="8640"/>
      </w:tabs>
      <w:spacing w:line="240" w:lineRule="auto"/>
    </w:pPr>
  </w:style>
  <w:style w:type="character" w:styleId="PieddepageCar" w:customStyle="1">
    <w:name w:val="Pied de page Car"/>
    <w:basedOn w:val="Policepardfaut"/>
    <w:link w:val="Pieddepage"/>
    <w:uiPriority w:val="99"/>
    <w:rsid w:val="00E61037"/>
  </w:style>
  <w:style w:type="character" w:styleId="Numrodepage">
    <w:name w:val="page number"/>
    <w:basedOn w:val="Policepardfaut"/>
    <w:uiPriority w:val="99"/>
    <w:semiHidden w:val="1"/>
    <w:unhideWhenUsed w:val="1"/>
    <w:rsid w:val="00E61037"/>
  </w:style>
  <w:style w:type="character" w:styleId="Hyperlien">
    <w:name w:val="Hyperlink"/>
    <w:basedOn w:val="Policepardfaut"/>
    <w:uiPriority w:val="99"/>
    <w:unhideWhenUsed w:val="1"/>
    <w:rsid w:val="00A40C73"/>
    <w:rPr>
      <w:color w:val="0000ff"/>
      <w:u w:val="single"/>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2">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3">
    <w:basedOn w:val="TableNormal"/>
    <w:pPr>
      <w:spacing w:line="240" w:lineRule="auto"/>
    </w:p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quebec.ca/famille-et-soutien-aux-personnes" TargetMode="External"/><Relationship Id="rId10" Type="http://schemas.openxmlformats.org/officeDocument/2006/relationships/hyperlink" Target="https://www.interac.ca/fr/consommateur/produits/virement-interac/" TargetMode="External"/><Relationship Id="rId13" Type="http://schemas.openxmlformats.org/officeDocument/2006/relationships/hyperlink" Target="https://www.quebec.ca/sante/conseils-et-prevention/sante-mentale/acces-services-sante-mentale" TargetMode="External"/><Relationship Id="rId12" Type="http://schemas.openxmlformats.org/officeDocument/2006/relationships/hyperlink" Target="https://www.quebec.ca/sante/trouver-une-ressourc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opinions.experiences@pol.ulaval.ca" TargetMode="External"/><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opinions.experiences@pol.ulaval.ca" TargetMode="External"/><Relationship Id="rId8" Type="http://schemas.openxmlformats.org/officeDocument/2006/relationships/hyperlink" Target="mailto:info@ombudsman.ulaval.c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CambriaMath-regular.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NotoSans-regular.ttf"/><Relationship Id="rId6" Type="http://schemas.openxmlformats.org/officeDocument/2006/relationships/font" Target="fonts/NotoSans-bold.ttf"/><Relationship Id="rId7" Type="http://schemas.openxmlformats.org/officeDocument/2006/relationships/font" Target="fonts/NotoSans-italic.ttf"/><Relationship Id="rId8" Type="http://schemas.openxmlformats.org/officeDocument/2006/relationships/font" Target="fonts/No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z1vXFEIWZiMlAWoK+2+5EpriLw==">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2024-01-17T15:54:00Z</dcterms:created>
</cp:coreProperties>
</file>